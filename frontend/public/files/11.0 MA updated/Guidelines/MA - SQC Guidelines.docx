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0A8F8" w14:textId="77777777" w:rsidR="00CE0B89" w:rsidRPr="004B5426" w:rsidRDefault="00CE0B89">
      <w:pPr>
        <w:rPr>
          <w:rFonts w:ascii="Calibri" w:hAnsi="Calibri" w:cs="Calibri"/>
        </w:rPr>
      </w:pPr>
      <w:bookmarkStart w:id="0" w:name="_Toc18480646"/>
      <w:bookmarkStart w:id="1" w:name="_Toc19955716"/>
    </w:p>
    <w:p w14:paraId="5690A8F9" w14:textId="77777777" w:rsidR="00CE0B89" w:rsidRPr="004B5426" w:rsidRDefault="00CE0B89" w:rsidP="00EA4921">
      <w:pPr>
        <w:jc w:val="right"/>
        <w:rPr>
          <w:rFonts w:ascii="Calibri" w:hAnsi="Calibri" w:cs="Calibri"/>
        </w:rPr>
      </w:pPr>
      <w:r w:rsidRPr="004B5426">
        <w:rPr>
          <w:rFonts w:ascii="Calibri" w:hAnsi="Calibri" w:cs="Calibri"/>
        </w:rPr>
        <w:tab/>
      </w:r>
      <w:r w:rsidRPr="004B5426">
        <w:rPr>
          <w:rFonts w:ascii="Calibri" w:hAnsi="Calibri" w:cs="Calibri"/>
        </w:rPr>
        <w:tab/>
      </w:r>
      <w:r w:rsidRPr="004B5426">
        <w:rPr>
          <w:rFonts w:ascii="Calibri" w:hAnsi="Calibri" w:cs="Calibri"/>
        </w:rPr>
        <w:tab/>
      </w:r>
      <w:r w:rsidRPr="004B5426">
        <w:rPr>
          <w:rFonts w:ascii="Calibri" w:hAnsi="Calibri" w:cs="Calibri"/>
        </w:rPr>
        <w:tab/>
      </w:r>
      <w:r w:rsidRPr="004B5426">
        <w:rPr>
          <w:rFonts w:ascii="Calibri" w:hAnsi="Calibri" w:cs="Calibri"/>
        </w:rPr>
        <w:tab/>
      </w:r>
      <w:r w:rsidRPr="004B5426">
        <w:rPr>
          <w:rFonts w:ascii="Calibri" w:hAnsi="Calibri" w:cs="Calibri"/>
        </w:rPr>
        <w:tab/>
        <w:t xml:space="preserve">      </w:t>
      </w:r>
      <w:r w:rsidRPr="004B5426">
        <w:rPr>
          <w:rFonts w:ascii="Calibri" w:hAnsi="Calibri" w:cs="Calibri"/>
        </w:rPr>
        <w:tab/>
      </w:r>
    </w:p>
    <w:p w14:paraId="5690A8FA" w14:textId="77777777" w:rsidR="00CE0B89" w:rsidRPr="004B5426" w:rsidRDefault="00CE0B89">
      <w:pPr>
        <w:rPr>
          <w:rFonts w:ascii="Calibri" w:hAnsi="Calibri" w:cs="Calibri"/>
        </w:rPr>
      </w:pPr>
    </w:p>
    <w:p w14:paraId="5690A8FB" w14:textId="77777777" w:rsidR="00CE0B89" w:rsidRPr="004B5426" w:rsidRDefault="00357D99" w:rsidP="00357D99">
      <w:pPr>
        <w:tabs>
          <w:tab w:val="left" w:pos="2939"/>
        </w:tabs>
        <w:rPr>
          <w:rFonts w:ascii="Calibri" w:hAnsi="Calibri" w:cs="Calibri"/>
        </w:rPr>
      </w:pPr>
      <w:r w:rsidRPr="004B5426">
        <w:rPr>
          <w:rFonts w:ascii="Calibri" w:hAnsi="Calibri" w:cs="Calibri"/>
        </w:rPr>
        <w:tab/>
      </w:r>
    </w:p>
    <w:p w14:paraId="5690A8FC" w14:textId="77777777" w:rsidR="00CE0B89" w:rsidRPr="004B5426" w:rsidRDefault="00CE0B89">
      <w:pPr>
        <w:jc w:val="right"/>
        <w:rPr>
          <w:rFonts w:ascii="Calibri" w:hAnsi="Calibri" w:cs="Calibri"/>
        </w:rPr>
      </w:pPr>
    </w:p>
    <w:p w14:paraId="5690A8FD" w14:textId="77777777" w:rsidR="00CE0B89" w:rsidRPr="004B5426" w:rsidRDefault="00CE0B89">
      <w:pPr>
        <w:rPr>
          <w:rFonts w:ascii="Calibri" w:hAnsi="Calibri" w:cs="Calibri"/>
        </w:rPr>
      </w:pPr>
    </w:p>
    <w:p w14:paraId="5690A8FE" w14:textId="77777777" w:rsidR="00CE0B89" w:rsidRPr="004B5426" w:rsidRDefault="00CE0B89">
      <w:pPr>
        <w:pStyle w:val="Header"/>
        <w:tabs>
          <w:tab w:val="clear" w:pos="4320"/>
          <w:tab w:val="clear" w:pos="8640"/>
        </w:tabs>
        <w:rPr>
          <w:rFonts w:ascii="Calibri" w:hAnsi="Calibri" w:cs="Calibri"/>
        </w:rPr>
      </w:pPr>
    </w:p>
    <w:p w14:paraId="5690A8FF" w14:textId="77777777" w:rsidR="00CE0B89" w:rsidRPr="004B5426" w:rsidRDefault="00CE0B89">
      <w:pPr>
        <w:rPr>
          <w:rFonts w:ascii="Calibri" w:hAnsi="Calibri" w:cs="Calibri"/>
        </w:rPr>
      </w:pPr>
    </w:p>
    <w:p w14:paraId="5690A900" w14:textId="77777777" w:rsidR="00CE0B89" w:rsidRPr="004B5426" w:rsidRDefault="00CE0B89">
      <w:pPr>
        <w:rPr>
          <w:rFonts w:ascii="Calibri" w:hAnsi="Calibri" w:cs="Calibri"/>
        </w:rPr>
      </w:pPr>
    </w:p>
    <w:p w14:paraId="5690A901" w14:textId="77777777" w:rsidR="00CE0B89" w:rsidRPr="004B5426" w:rsidRDefault="00CE0B89">
      <w:pPr>
        <w:rPr>
          <w:rFonts w:ascii="Calibri" w:hAnsi="Calibri" w:cs="Calibri"/>
        </w:rPr>
      </w:pPr>
    </w:p>
    <w:p w14:paraId="5690A902" w14:textId="77777777" w:rsidR="00CE0B89" w:rsidRPr="004B5426" w:rsidRDefault="00CE0B89">
      <w:pPr>
        <w:rPr>
          <w:rFonts w:ascii="Calibri" w:hAnsi="Calibri" w:cs="Calibri"/>
        </w:rPr>
      </w:pPr>
    </w:p>
    <w:p w14:paraId="5690A903" w14:textId="77777777" w:rsidR="00CE0B89" w:rsidRPr="004B5426" w:rsidRDefault="00CE0B89">
      <w:pPr>
        <w:rPr>
          <w:rFonts w:ascii="Calibri" w:hAnsi="Calibri" w:cs="Calibri"/>
        </w:rPr>
      </w:pPr>
    </w:p>
    <w:p w14:paraId="5690A904" w14:textId="77777777" w:rsidR="00CE0B89" w:rsidRPr="007B6821" w:rsidRDefault="007B6821">
      <w:pPr>
        <w:rPr>
          <w:rFonts w:ascii="Calibri" w:hAnsi="Calibri" w:cs="Calibri"/>
          <w:sz w:val="22"/>
          <w:szCs w:val="22"/>
        </w:rPr>
      </w:pPr>
      <w:r>
        <w:rPr>
          <w:rFonts w:ascii="Calibri" w:hAnsi="Calibri" w:cs="Calibri"/>
          <w:sz w:val="22"/>
          <w:szCs w:val="22"/>
        </w:rPr>
        <w:t xml:space="preserve">                                                   </w:t>
      </w:r>
      <w:r w:rsidR="00F62A9E" w:rsidRPr="004B5426">
        <w:rPr>
          <w:rFonts w:ascii="Calibri" w:hAnsi="Calibri" w:cs="Calibri"/>
          <w:sz w:val="22"/>
          <w:szCs w:val="22"/>
        </w:rPr>
        <w:t xml:space="preserve"> </w:t>
      </w:r>
      <w:r w:rsidR="002E1F82" w:rsidRPr="004B5426">
        <w:rPr>
          <w:rFonts w:ascii="Calibri" w:hAnsi="Calibri" w:cs="Calibri"/>
          <w:sz w:val="22"/>
          <w:szCs w:val="22"/>
        </w:rPr>
        <w:t xml:space="preserve"> </w:t>
      </w:r>
    </w:p>
    <w:p w14:paraId="5690A905" w14:textId="77777777" w:rsidR="00CE0B89" w:rsidRPr="004B5426" w:rsidRDefault="00CE0B89">
      <w:pPr>
        <w:rPr>
          <w:rFonts w:ascii="Calibri" w:hAnsi="Calibri" w:cs="Calibri"/>
        </w:rPr>
      </w:pPr>
    </w:p>
    <w:p w14:paraId="5690A906" w14:textId="77777777" w:rsidR="007B6821" w:rsidRDefault="007B6821" w:rsidP="002E1F82">
      <w:pPr>
        <w:pStyle w:val="TitlePageHeaderOOV"/>
        <w:numPr>
          <w:ilvl w:val="8"/>
          <w:numId w:val="0"/>
        </w:numPr>
        <w:jc w:val="center"/>
        <w:rPr>
          <w:rFonts w:ascii="Calibri" w:hAnsi="Calibri" w:cs="Calibri"/>
          <w:szCs w:val="44"/>
        </w:rPr>
      </w:pPr>
    </w:p>
    <w:p w14:paraId="5690A907" w14:textId="77777777" w:rsidR="007B6821" w:rsidRDefault="007B6821" w:rsidP="002E1F82">
      <w:pPr>
        <w:pStyle w:val="TitlePageHeaderOOV"/>
        <w:numPr>
          <w:ilvl w:val="8"/>
          <w:numId w:val="0"/>
        </w:numPr>
        <w:jc w:val="center"/>
        <w:rPr>
          <w:rFonts w:ascii="Calibri" w:hAnsi="Calibri" w:cs="Calibri"/>
          <w:szCs w:val="44"/>
        </w:rPr>
      </w:pPr>
    </w:p>
    <w:p w14:paraId="5690A908" w14:textId="77777777" w:rsidR="007B6821" w:rsidRDefault="007B6821" w:rsidP="002E1F82">
      <w:pPr>
        <w:pStyle w:val="TitlePageHeaderOOV"/>
        <w:numPr>
          <w:ilvl w:val="8"/>
          <w:numId w:val="0"/>
        </w:numPr>
        <w:jc w:val="center"/>
        <w:rPr>
          <w:rFonts w:ascii="Calibri" w:hAnsi="Calibri" w:cs="Calibri"/>
          <w:szCs w:val="44"/>
        </w:rPr>
      </w:pPr>
    </w:p>
    <w:p w14:paraId="5690A909" w14:textId="77777777" w:rsidR="007B6821" w:rsidRDefault="007B6821" w:rsidP="002E1F82">
      <w:pPr>
        <w:pStyle w:val="TitlePageHeaderOOV"/>
        <w:numPr>
          <w:ilvl w:val="8"/>
          <w:numId w:val="0"/>
        </w:numPr>
        <w:jc w:val="center"/>
        <w:rPr>
          <w:rFonts w:ascii="Calibri" w:hAnsi="Calibri" w:cs="Calibri"/>
          <w:szCs w:val="44"/>
        </w:rPr>
      </w:pPr>
    </w:p>
    <w:p w14:paraId="5690A90A" w14:textId="77777777" w:rsidR="00CE0B89" w:rsidRPr="004B5426" w:rsidRDefault="00425CF7" w:rsidP="002E1F82">
      <w:pPr>
        <w:pStyle w:val="TitlePageHeaderOOV"/>
        <w:numPr>
          <w:ilvl w:val="8"/>
          <w:numId w:val="0"/>
        </w:numPr>
        <w:jc w:val="center"/>
        <w:rPr>
          <w:rFonts w:ascii="Calibri" w:hAnsi="Calibri" w:cs="Calibri"/>
          <w:b/>
          <w:bCs/>
          <w:color w:val="000080"/>
          <w:sz w:val="68"/>
          <w:szCs w:val="68"/>
        </w:rPr>
      </w:pPr>
      <w:r>
        <w:rPr>
          <w:rFonts w:ascii="Calibri" w:hAnsi="Calibri" w:cs="Calibri"/>
          <w:szCs w:val="44"/>
        </w:rPr>
        <w:t xml:space="preserve">   </w:t>
      </w:r>
      <w:r w:rsidR="007B6821">
        <w:rPr>
          <w:rFonts w:ascii="Calibri" w:hAnsi="Calibri" w:cs="Calibri"/>
          <w:szCs w:val="44"/>
        </w:rPr>
        <w:t>SQC</w:t>
      </w:r>
      <w:r w:rsidR="003F46BF" w:rsidRPr="004B5426">
        <w:rPr>
          <w:rFonts w:ascii="Calibri" w:hAnsi="Calibri" w:cs="Calibri"/>
          <w:szCs w:val="44"/>
        </w:rPr>
        <w:t xml:space="preserve"> </w:t>
      </w:r>
      <w:r w:rsidR="002E1F82" w:rsidRPr="004B5426">
        <w:rPr>
          <w:rFonts w:ascii="Calibri" w:hAnsi="Calibri" w:cs="Calibri"/>
          <w:szCs w:val="44"/>
        </w:rPr>
        <w:t>Guidelines</w:t>
      </w:r>
    </w:p>
    <w:p w14:paraId="5690A90B" w14:textId="0DD36FC0" w:rsidR="00E940FA" w:rsidRPr="004B5426" w:rsidRDefault="00403BE9" w:rsidP="003872F2">
      <w:pPr>
        <w:jc w:val="center"/>
        <w:rPr>
          <w:rFonts w:ascii="Calibri" w:hAnsi="Calibri" w:cs="Calibri"/>
        </w:rPr>
      </w:pPr>
      <w:r>
        <w:rPr>
          <w:noProof/>
        </w:rPr>
        <w:drawing>
          <wp:inline distT="0" distB="0" distL="0" distR="0" wp14:anchorId="0372D17A" wp14:editId="02E30A82">
            <wp:extent cx="1635760" cy="619125"/>
            <wp:effectExtent l="0" t="0" r="0" b="0"/>
            <wp:docPr id="1026" name="Picture 1" descr="A red and black logo&#10;&#10;AI-generated content may be incorrect.">
              <a:extLst xmlns:a="http://schemas.openxmlformats.org/drawingml/2006/main">
                <a:ext uri="{FF2B5EF4-FFF2-40B4-BE49-F238E27FC236}">
                  <a16:creationId xmlns:a16="http://schemas.microsoft.com/office/drawing/2014/main" id="{85A2A0EC-AE85-EE16-D096-5FDB948B08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1" descr="A red and black logo&#10;&#10;AI-generated content may be incorrect.">
                      <a:extLst>
                        <a:ext uri="{FF2B5EF4-FFF2-40B4-BE49-F238E27FC236}">
                          <a16:creationId xmlns:a16="http://schemas.microsoft.com/office/drawing/2014/main" id="{85A2A0EC-AE85-EE16-D096-5FDB948B0844}"/>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1015" cy="624899"/>
                    </a:xfrm>
                    <a:prstGeom prst="rect">
                      <a:avLst/>
                    </a:prstGeom>
                    <a:noFill/>
                    <a:ln>
                      <a:noFill/>
                    </a:ln>
                  </pic:spPr>
                </pic:pic>
              </a:graphicData>
            </a:graphic>
          </wp:inline>
        </w:drawing>
      </w:r>
      <w:r w:rsidR="00CE0B89" w:rsidRPr="004B5426">
        <w:rPr>
          <w:rFonts w:ascii="Calibri" w:hAnsi="Calibri" w:cs="Calibri"/>
        </w:rPr>
        <w:br w:type="page"/>
      </w:r>
      <w:r w:rsidR="00B75CAD" w:rsidRPr="004B5426">
        <w:rPr>
          <w:rFonts w:ascii="Calibri" w:hAnsi="Calibri" w:cs="Calibri"/>
        </w:rPr>
        <w:lastRenderedPageBreak/>
        <w:t xml:space="preserve">     </w:t>
      </w:r>
    </w:p>
    <w:p w14:paraId="5690A90C" w14:textId="77777777" w:rsidR="00CE0B89" w:rsidRPr="00596034" w:rsidRDefault="00E940FA" w:rsidP="00E940FA">
      <w:pPr>
        <w:rPr>
          <w:rFonts w:ascii="Calibri" w:hAnsi="Calibri" w:cs="Calibri"/>
          <w:b/>
          <w:sz w:val="24"/>
        </w:rPr>
      </w:pPr>
      <w:r w:rsidRPr="004B5426">
        <w:rPr>
          <w:rFonts w:ascii="Calibri" w:hAnsi="Calibri" w:cs="Calibri"/>
        </w:rPr>
        <w:t xml:space="preserve">                                            </w:t>
      </w:r>
      <w:r w:rsidR="00B75CAD" w:rsidRPr="004B5426">
        <w:rPr>
          <w:rFonts w:ascii="Calibri" w:hAnsi="Calibri" w:cs="Calibri"/>
        </w:rPr>
        <w:t xml:space="preserve">                                </w:t>
      </w:r>
      <w:r w:rsidR="00B75CAD" w:rsidRPr="004B5426">
        <w:rPr>
          <w:rFonts w:ascii="Calibri" w:hAnsi="Calibri" w:cs="Calibri"/>
          <w:sz w:val="28"/>
          <w:szCs w:val="28"/>
        </w:rPr>
        <w:t xml:space="preserve">   </w:t>
      </w:r>
      <w:r w:rsidR="00CE0B89" w:rsidRPr="00596034">
        <w:rPr>
          <w:rFonts w:ascii="Calibri" w:hAnsi="Calibri" w:cs="Calibri"/>
          <w:b/>
          <w:sz w:val="24"/>
        </w:rPr>
        <w:t>Table of Contents</w:t>
      </w:r>
    </w:p>
    <w:bookmarkStart w:id="2" w:name="_Toc27483231"/>
    <w:p w14:paraId="5690A90D" w14:textId="77777777" w:rsidR="0029114A" w:rsidRDefault="00B3377A">
      <w:pPr>
        <w:pStyle w:val="TOC1"/>
        <w:rPr>
          <w:rFonts w:asciiTheme="minorHAnsi" w:eastAsiaTheme="minorEastAsia" w:hAnsiTheme="minorHAnsi" w:cstheme="minorBidi"/>
          <w:sz w:val="22"/>
          <w:szCs w:val="22"/>
          <w:lang w:val="en-IN" w:eastAsia="en-IN"/>
        </w:rPr>
      </w:pPr>
      <w:r>
        <w:fldChar w:fldCharType="begin"/>
      </w:r>
      <w:r w:rsidR="0029114A">
        <w:instrText xml:space="preserve"> TOC \o "1-3" \h \z \u </w:instrText>
      </w:r>
      <w:r>
        <w:fldChar w:fldCharType="separate"/>
      </w:r>
      <w:hyperlink w:anchor="_Toc401161019" w:history="1">
        <w:r w:rsidR="0029114A" w:rsidRPr="00DF10E8">
          <w:rPr>
            <w:rStyle w:val="Hyperlink"/>
            <w:b/>
            <w:bCs/>
          </w:rPr>
          <w:t>1</w:t>
        </w:r>
        <w:r w:rsidR="0029114A">
          <w:rPr>
            <w:rFonts w:asciiTheme="minorHAnsi" w:eastAsiaTheme="minorEastAsia" w:hAnsiTheme="minorHAnsi" w:cstheme="minorBidi"/>
            <w:sz w:val="22"/>
            <w:szCs w:val="22"/>
            <w:lang w:val="en-IN" w:eastAsia="en-IN"/>
          </w:rPr>
          <w:tab/>
        </w:r>
        <w:r w:rsidR="0029114A" w:rsidRPr="00DF10E8">
          <w:rPr>
            <w:rStyle w:val="Hyperlink"/>
            <w:b/>
            <w:bCs/>
          </w:rPr>
          <w:t>Introduction</w:t>
        </w:r>
        <w:r w:rsidR="0029114A">
          <w:rPr>
            <w:webHidden/>
          </w:rPr>
          <w:tab/>
        </w:r>
        <w:r>
          <w:rPr>
            <w:webHidden/>
          </w:rPr>
          <w:fldChar w:fldCharType="begin"/>
        </w:r>
        <w:r w:rsidR="0029114A">
          <w:rPr>
            <w:webHidden/>
          </w:rPr>
          <w:instrText xml:space="preserve"> PAGEREF _Toc401161019 \h </w:instrText>
        </w:r>
        <w:r>
          <w:rPr>
            <w:webHidden/>
          </w:rPr>
        </w:r>
        <w:r>
          <w:rPr>
            <w:webHidden/>
          </w:rPr>
          <w:fldChar w:fldCharType="separate"/>
        </w:r>
        <w:r w:rsidR="0029114A">
          <w:rPr>
            <w:webHidden/>
          </w:rPr>
          <w:t>3</w:t>
        </w:r>
        <w:r>
          <w:rPr>
            <w:webHidden/>
          </w:rPr>
          <w:fldChar w:fldCharType="end"/>
        </w:r>
      </w:hyperlink>
    </w:p>
    <w:p w14:paraId="5690A90E" w14:textId="77777777" w:rsidR="0029114A" w:rsidRDefault="0029114A">
      <w:pPr>
        <w:pStyle w:val="TOC1"/>
        <w:rPr>
          <w:rFonts w:asciiTheme="minorHAnsi" w:eastAsiaTheme="minorEastAsia" w:hAnsiTheme="minorHAnsi" w:cstheme="minorBidi"/>
          <w:sz w:val="22"/>
          <w:szCs w:val="22"/>
          <w:lang w:val="en-IN" w:eastAsia="en-IN"/>
        </w:rPr>
      </w:pPr>
      <w:hyperlink w:anchor="_Toc401161020" w:history="1">
        <w:r w:rsidRPr="00DF10E8">
          <w:rPr>
            <w:rStyle w:val="Hyperlink"/>
            <w:b/>
            <w:bCs/>
          </w:rPr>
          <w:t>2</w:t>
        </w:r>
        <w:r>
          <w:rPr>
            <w:rFonts w:asciiTheme="minorHAnsi" w:eastAsiaTheme="minorEastAsia" w:hAnsiTheme="minorHAnsi" w:cstheme="minorBidi"/>
            <w:sz w:val="22"/>
            <w:szCs w:val="22"/>
            <w:lang w:val="en-IN" w:eastAsia="en-IN"/>
          </w:rPr>
          <w:tab/>
        </w:r>
        <w:r w:rsidRPr="00DF10E8">
          <w:rPr>
            <w:rStyle w:val="Hyperlink"/>
            <w:b/>
            <w:bCs/>
          </w:rPr>
          <w:t>Descriptive Statistics</w:t>
        </w:r>
        <w:r>
          <w:rPr>
            <w:webHidden/>
          </w:rPr>
          <w:tab/>
        </w:r>
        <w:r w:rsidR="00B3377A">
          <w:rPr>
            <w:webHidden/>
          </w:rPr>
          <w:fldChar w:fldCharType="begin"/>
        </w:r>
        <w:r>
          <w:rPr>
            <w:webHidden/>
          </w:rPr>
          <w:instrText xml:space="preserve"> PAGEREF _Toc401161020 \h </w:instrText>
        </w:r>
        <w:r w:rsidR="00B3377A">
          <w:rPr>
            <w:webHidden/>
          </w:rPr>
        </w:r>
        <w:r w:rsidR="00B3377A">
          <w:rPr>
            <w:webHidden/>
          </w:rPr>
          <w:fldChar w:fldCharType="separate"/>
        </w:r>
        <w:r>
          <w:rPr>
            <w:webHidden/>
          </w:rPr>
          <w:t>3</w:t>
        </w:r>
        <w:r w:rsidR="00B3377A">
          <w:rPr>
            <w:webHidden/>
          </w:rPr>
          <w:fldChar w:fldCharType="end"/>
        </w:r>
      </w:hyperlink>
    </w:p>
    <w:p w14:paraId="5690A90F" w14:textId="77777777" w:rsidR="0029114A" w:rsidRDefault="0029114A">
      <w:pPr>
        <w:pStyle w:val="TOC2"/>
        <w:rPr>
          <w:rFonts w:asciiTheme="minorHAnsi" w:eastAsiaTheme="minorEastAsia" w:hAnsiTheme="minorHAnsi" w:cstheme="minorBidi"/>
          <w:sz w:val="22"/>
          <w:szCs w:val="22"/>
          <w:lang w:val="en-IN" w:eastAsia="en-IN"/>
        </w:rPr>
      </w:pPr>
      <w:hyperlink w:anchor="_Toc401161021" w:history="1">
        <w:r w:rsidRPr="00DF10E8">
          <w:rPr>
            <w:rStyle w:val="Hyperlink"/>
          </w:rPr>
          <w:t>2.1</w:t>
        </w:r>
        <w:r>
          <w:rPr>
            <w:rFonts w:asciiTheme="minorHAnsi" w:eastAsiaTheme="minorEastAsia" w:hAnsiTheme="minorHAnsi" w:cstheme="minorBidi"/>
            <w:sz w:val="22"/>
            <w:szCs w:val="22"/>
            <w:lang w:val="en-IN" w:eastAsia="en-IN"/>
          </w:rPr>
          <w:tab/>
        </w:r>
        <w:r w:rsidRPr="00DF10E8">
          <w:rPr>
            <w:rStyle w:val="Hyperlink"/>
          </w:rPr>
          <w:t>Measures of central tendency</w:t>
        </w:r>
        <w:r>
          <w:rPr>
            <w:webHidden/>
          </w:rPr>
          <w:tab/>
        </w:r>
        <w:r w:rsidR="00B3377A">
          <w:rPr>
            <w:webHidden/>
          </w:rPr>
          <w:fldChar w:fldCharType="begin"/>
        </w:r>
        <w:r>
          <w:rPr>
            <w:webHidden/>
          </w:rPr>
          <w:instrText xml:space="preserve"> PAGEREF _Toc401161021 \h </w:instrText>
        </w:r>
        <w:r w:rsidR="00B3377A">
          <w:rPr>
            <w:webHidden/>
          </w:rPr>
        </w:r>
        <w:r w:rsidR="00B3377A">
          <w:rPr>
            <w:webHidden/>
          </w:rPr>
          <w:fldChar w:fldCharType="separate"/>
        </w:r>
        <w:r>
          <w:rPr>
            <w:webHidden/>
          </w:rPr>
          <w:t>3</w:t>
        </w:r>
        <w:r w:rsidR="00B3377A">
          <w:rPr>
            <w:webHidden/>
          </w:rPr>
          <w:fldChar w:fldCharType="end"/>
        </w:r>
      </w:hyperlink>
    </w:p>
    <w:p w14:paraId="5690A910" w14:textId="77777777" w:rsidR="0029114A" w:rsidRDefault="0029114A">
      <w:pPr>
        <w:pStyle w:val="TOC2"/>
        <w:rPr>
          <w:rFonts w:asciiTheme="minorHAnsi" w:eastAsiaTheme="minorEastAsia" w:hAnsiTheme="minorHAnsi" w:cstheme="minorBidi"/>
          <w:sz w:val="22"/>
          <w:szCs w:val="22"/>
          <w:lang w:val="en-IN" w:eastAsia="en-IN"/>
        </w:rPr>
      </w:pPr>
      <w:hyperlink w:anchor="_Toc401161022" w:history="1">
        <w:r w:rsidRPr="00DF10E8">
          <w:rPr>
            <w:rStyle w:val="Hyperlink"/>
          </w:rPr>
          <w:t>2.1.1</w:t>
        </w:r>
        <w:r>
          <w:rPr>
            <w:rFonts w:asciiTheme="minorHAnsi" w:eastAsiaTheme="minorEastAsia" w:hAnsiTheme="minorHAnsi" w:cstheme="minorBidi"/>
            <w:sz w:val="22"/>
            <w:szCs w:val="22"/>
            <w:lang w:val="en-IN" w:eastAsia="en-IN"/>
          </w:rPr>
          <w:tab/>
        </w:r>
        <w:r w:rsidRPr="00DF10E8">
          <w:rPr>
            <w:rStyle w:val="Hyperlink"/>
          </w:rPr>
          <w:t>Mean</w:t>
        </w:r>
        <w:r>
          <w:rPr>
            <w:webHidden/>
          </w:rPr>
          <w:tab/>
        </w:r>
        <w:r w:rsidR="00B3377A">
          <w:rPr>
            <w:webHidden/>
          </w:rPr>
          <w:fldChar w:fldCharType="begin"/>
        </w:r>
        <w:r>
          <w:rPr>
            <w:webHidden/>
          </w:rPr>
          <w:instrText xml:space="preserve"> PAGEREF _Toc401161022 \h </w:instrText>
        </w:r>
        <w:r w:rsidR="00B3377A">
          <w:rPr>
            <w:webHidden/>
          </w:rPr>
        </w:r>
        <w:r w:rsidR="00B3377A">
          <w:rPr>
            <w:webHidden/>
          </w:rPr>
          <w:fldChar w:fldCharType="separate"/>
        </w:r>
        <w:r>
          <w:rPr>
            <w:webHidden/>
          </w:rPr>
          <w:t>3</w:t>
        </w:r>
        <w:r w:rsidR="00B3377A">
          <w:rPr>
            <w:webHidden/>
          </w:rPr>
          <w:fldChar w:fldCharType="end"/>
        </w:r>
      </w:hyperlink>
    </w:p>
    <w:p w14:paraId="5690A911" w14:textId="77777777" w:rsidR="0029114A" w:rsidRDefault="0029114A">
      <w:pPr>
        <w:pStyle w:val="TOC2"/>
        <w:rPr>
          <w:rFonts w:asciiTheme="minorHAnsi" w:eastAsiaTheme="minorEastAsia" w:hAnsiTheme="minorHAnsi" w:cstheme="minorBidi"/>
          <w:sz w:val="22"/>
          <w:szCs w:val="22"/>
          <w:lang w:val="en-IN" w:eastAsia="en-IN"/>
        </w:rPr>
      </w:pPr>
      <w:hyperlink w:anchor="_Toc401161023" w:history="1">
        <w:r w:rsidRPr="00DF10E8">
          <w:rPr>
            <w:rStyle w:val="Hyperlink"/>
          </w:rPr>
          <w:t>2.1.2</w:t>
        </w:r>
        <w:r>
          <w:rPr>
            <w:rFonts w:asciiTheme="minorHAnsi" w:eastAsiaTheme="minorEastAsia" w:hAnsiTheme="minorHAnsi" w:cstheme="minorBidi"/>
            <w:sz w:val="22"/>
            <w:szCs w:val="22"/>
            <w:lang w:val="en-IN" w:eastAsia="en-IN"/>
          </w:rPr>
          <w:tab/>
        </w:r>
        <w:r w:rsidRPr="00DF10E8">
          <w:rPr>
            <w:rStyle w:val="Hyperlink"/>
          </w:rPr>
          <w:t>Median</w:t>
        </w:r>
        <w:r>
          <w:rPr>
            <w:webHidden/>
          </w:rPr>
          <w:tab/>
        </w:r>
        <w:r w:rsidR="00B3377A">
          <w:rPr>
            <w:webHidden/>
          </w:rPr>
          <w:fldChar w:fldCharType="begin"/>
        </w:r>
        <w:r>
          <w:rPr>
            <w:webHidden/>
          </w:rPr>
          <w:instrText xml:space="preserve"> PAGEREF _Toc401161023 \h </w:instrText>
        </w:r>
        <w:r w:rsidR="00B3377A">
          <w:rPr>
            <w:webHidden/>
          </w:rPr>
        </w:r>
        <w:r w:rsidR="00B3377A">
          <w:rPr>
            <w:webHidden/>
          </w:rPr>
          <w:fldChar w:fldCharType="separate"/>
        </w:r>
        <w:r>
          <w:rPr>
            <w:webHidden/>
          </w:rPr>
          <w:t>3</w:t>
        </w:r>
        <w:r w:rsidR="00B3377A">
          <w:rPr>
            <w:webHidden/>
          </w:rPr>
          <w:fldChar w:fldCharType="end"/>
        </w:r>
      </w:hyperlink>
    </w:p>
    <w:p w14:paraId="5690A912" w14:textId="77777777" w:rsidR="0029114A" w:rsidRDefault="0029114A">
      <w:pPr>
        <w:pStyle w:val="TOC2"/>
        <w:rPr>
          <w:rFonts w:asciiTheme="minorHAnsi" w:eastAsiaTheme="minorEastAsia" w:hAnsiTheme="minorHAnsi" w:cstheme="minorBidi"/>
          <w:sz w:val="22"/>
          <w:szCs w:val="22"/>
          <w:lang w:val="en-IN" w:eastAsia="en-IN"/>
        </w:rPr>
      </w:pPr>
      <w:hyperlink w:anchor="_Toc401161024" w:history="1">
        <w:r w:rsidRPr="00DF10E8">
          <w:rPr>
            <w:rStyle w:val="Hyperlink"/>
          </w:rPr>
          <w:t>2.1.3</w:t>
        </w:r>
        <w:r>
          <w:rPr>
            <w:rFonts w:asciiTheme="minorHAnsi" w:eastAsiaTheme="minorEastAsia" w:hAnsiTheme="minorHAnsi" w:cstheme="minorBidi"/>
            <w:sz w:val="22"/>
            <w:szCs w:val="22"/>
            <w:lang w:val="en-IN" w:eastAsia="en-IN"/>
          </w:rPr>
          <w:tab/>
        </w:r>
        <w:r w:rsidRPr="00DF10E8">
          <w:rPr>
            <w:rStyle w:val="Hyperlink"/>
          </w:rPr>
          <w:t>Mode</w:t>
        </w:r>
        <w:r>
          <w:rPr>
            <w:webHidden/>
          </w:rPr>
          <w:tab/>
        </w:r>
        <w:r w:rsidR="00B3377A">
          <w:rPr>
            <w:webHidden/>
          </w:rPr>
          <w:fldChar w:fldCharType="begin"/>
        </w:r>
        <w:r>
          <w:rPr>
            <w:webHidden/>
          </w:rPr>
          <w:instrText xml:space="preserve"> PAGEREF _Toc401161024 \h </w:instrText>
        </w:r>
        <w:r w:rsidR="00B3377A">
          <w:rPr>
            <w:webHidden/>
          </w:rPr>
        </w:r>
        <w:r w:rsidR="00B3377A">
          <w:rPr>
            <w:webHidden/>
          </w:rPr>
          <w:fldChar w:fldCharType="separate"/>
        </w:r>
        <w:r>
          <w:rPr>
            <w:webHidden/>
          </w:rPr>
          <w:t>4</w:t>
        </w:r>
        <w:r w:rsidR="00B3377A">
          <w:rPr>
            <w:webHidden/>
          </w:rPr>
          <w:fldChar w:fldCharType="end"/>
        </w:r>
      </w:hyperlink>
    </w:p>
    <w:p w14:paraId="5690A913" w14:textId="77777777" w:rsidR="0029114A" w:rsidRDefault="0029114A">
      <w:pPr>
        <w:pStyle w:val="TOC2"/>
        <w:rPr>
          <w:rFonts w:asciiTheme="minorHAnsi" w:eastAsiaTheme="minorEastAsia" w:hAnsiTheme="minorHAnsi" w:cstheme="minorBidi"/>
          <w:sz w:val="22"/>
          <w:szCs w:val="22"/>
          <w:lang w:val="en-IN" w:eastAsia="en-IN"/>
        </w:rPr>
      </w:pPr>
      <w:hyperlink w:anchor="_Toc401161025" w:history="1">
        <w:r w:rsidRPr="00DF10E8">
          <w:rPr>
            <w:rStyle w:val="Hyperlink"/>
          </w:rPr>
          <w:t>2.2</w:t>
        </w:r>
        <w:r>
          <w:rPr>
            <w:rFonts w:asciiTheme="minorHAnsi" w:eastAsiaTheme="minorEastAsia" w:hAnsiTheme="minorHAnsi" w:cstheme="minorBidi"/>
            <w:sz w:val="22"/>
            <w:szCs w:val="22"/>
            <w:lang w:val="en-IN" w:eastAsia="en-IN"/>
          </w:rPr>
          <w:tab/>
        </w:r>
        <w:r w:rsidRPr="00DF10E8">
          <w:rPr>
            <w:rStyle w:val="Hyperlink"/>
          </w:rPr>
          <w:t>Measures of variation</w:t>
        </w:r>
        <w:r>
          <w:rPr>
            <w:webHidden/>
          </w:rPr>
          <w:tab/>
        </w:r>
        <w:r w:rsidR="00B3377A">
          <w:rPr>
            <w:webHidden/>
          </w:rPr>
          <w:fldChar w:fldCharType="begin"/>
        </w:r>
        <w:r>
          <w:rPr>
            <w:webHidden/>
          </w:rPr>
          <w:instrText xml:space="preserve"> PAGEREF _Toc401161025 \h </w:instrText>
        </w:r>
        <w:r w:rsidR="00B3377A">
          <w:rPr>
            <w:webHidden/>
          </w:rPr>
        </w:r>
        <w:r w:rsidR="00B3377A">
          <w:rPr>
            <w:webHidden/>
          </w:rPr>
          <w:fldChar w:fldCharType="separate"/>
        </w:r>
        <w:r>
          <w:rPr>
            <w:webHidden/>
          </w:rPr>
          <w:t>4</w:t>
        </w:r>
        <w:r w:rsidR="00B3377A">
          <w:rPr>
            <w:webHidden/>
          </w:rPr>
          <w:fldChar w:fldCharType="end"/>
        </w:r>
      </w:hyperlink>
    </w:p>
    <w:p w14:paraId="5690A914" w14:textId="77777777" w:rsidR="0029114A" w:rsidRDefault="0029114A">
      <w:pPr>
        <w:pStyle w:val="TOC2"/>
        <w:rPr>
          <w:rFonts w:asciiTheme="minorHAnsi" w:eastAsiaTheme="minorEastAsia" w:hAnsiTheme="minorHAnsi" w:cstheme="minorBidi"/>
          <w:sz w:val="22"/>
          <w:szCs w:val="22"/>
          <w:lang w:val="en-IN" w:eastAsia="en-IN"/>
        </w:rPr>
      </w:pPr>
      <w:hyperlink w:anchor="_Toc401161026" w:history="1">
        <w:r w:rsidRPr="00DF10E8">
          <w:rPr>
            <w:rStyle w:val="Hyperlink"/>
          </w:rPr>
          <w:t>2.2.1</w:t>
        </w:r>
        <w:r>
          <w:rPr>
            <w:rFonts w:asciiTheme="minorHAnsi" w:eastAsiaTheme="minorEastAsia" w:hAnsiTheme="minorHAnsi" w:cstheme="minorBidi"/>
            <w:sz w:val="22"/>
            <w:szCs w:val="22"/>
            <w:lang w:val="en-IN" w:eastAsia="en-IN"/>
          </w:rPr>
          <w:tab/>
        </w:r>
        <w:r w:rsidRPr="00DF10E8">
          <w:rPr>
            <w:rStyle w:val="Hyperlink"/>
          </w:rPr>
          <w:t>Range</w:t>
        </w:r>
        <w:r>
          <w:rPr>
            <w:webHidden/>
          </w:rPr>
          <w:tab/>
        </w:r>
        <w:r w:rsidR="00B3377A">
          <w:rPr>
            <w:webHidden/>
          </w:rPr>
          <w:fldChar w:fldCharType="begin"/>
        </w:r>
        <w:r>
          <w:rPr>
            <w:webHidden/>
          </w:rPr>
          <w:instrText xml:space="preserve"> PAGEREF _Toc401161026 \h </w:instrText>
        </w:r>
        <w:r w:rsidR="00B3377A">
          <w:rPr>
            <w:webHidden/>
          </w:rPr>
        </w:r>
        <w:r w:rsidR="00B3377A">
          <w:rPr>
            <w:webHidden/>
          </w:rPr>
          <w:fldChar w:fldCharType="separate"/>
        </w:r>
        <w:r>
          <w:rPr>
            <w:webHidden/>
          </w:rPr>
          <w:t>4</w:t>
        </w:r>
        <w:r w:rsidR="00B3377A">
          <w:rPr>
            <w:webHidden/>
          </w:rPr>
          <w:fldChar w:fldCharType="end"/>
        </w:r>
      </w:hyperlink>
    </w:p>
    <w:p w14:paraId="5690A915" w14:textId="77777777" w:rsidR="0029114A" w:rsidRDefault="0029114A">
      <w:pPr>
        <w:pStyle w:val="TOC2"/>
        <w:rPr>
          <w:rFonts w:asciiTheme="minorHAnsi" w:eastAsiaTheme="minorEastAsia" w:hAnsiTheme="minorHAnsi" w:cstheme="minorBidi"/>
          <w:sz w:val="22"/>
          <w:szCs w:val="22"/>
          <w:lang w:val="en-IN" w:eastAsia="en-IN"/>
        </w:rPr>
      </w:pPr>
      <w:hyperlink w:anchor="_Toc401161027" w:history="1">
        <w:r w:rsidRPr="00DF10E8">
          <w:rPr>
            <w:rStyle w:val="Hyperlink"/>
          </w:rPr>
          <w:t>2.2.2</w:t>
        </w:r>
        <w:r>
          <w:rPr>
            <w:rFonts w:asciiTheme="minorHAnsi" w:eastAsiaTheme="minorEastAsia" w:hAnsiTheme="minorHAnsi" w:cstheme="minorBidi"/>
            <w:sz w:val="22"/>
            <w:szCs w:val="22"/>
            <w:lang w:val="en-IN" w:eastAsia="en-IN"/>
          </w:rPr>
          <w:tab/>
        </w:r>
        <w:r w:rsidRPr="00DF10E8">
          <w:rPr>
            <w:rStyle w:val="Hyperlink"/>
          </w:rPr>
          <w:t>Variance</w:t>
        </w:r>
        <w:r>
          <w:rPr>
            <w:webHidden/>
          </w:rPr>
          <w:tab/>
        </w:r>
        <w:r w:rsidR="00B3377A">
          <w:rPr>
            <w:webHidden/>
          </w:rPr>
          <w:fldChar w:fldCharType="begin"/>
        </w:r>
        <w:r>
          <w:rPr>
            <w:webHidden/>
          </w:rPr>
          <w:instrText xml:space="preserve"> PAGEREF _Toc401161027 \h </w:instrText>
        </w:r>
        <w:r w:rsidR="00B3377A">
          <w:rPr>
            <w:webHidden/>
          </w:rPr>
        </w:r>
        <w:r w:rsidR="00B3377A">
          <w:rPr>
            <w:webHidden/>
          </w:rPr>
          <w:fldChar w:fldCharType="separate"/>
        </w:r>
        <w:r>
          <w:rPr>
            <w:webHidden/>
          </w:rPr>
          <w:t>5</w:t>
        </w:r>
        <w:r w:rsidR="00B3377A">
          <w:rPr>
            <w:webHidden/>
          </w:rPr>
          <w:fldChar w:fldCharType="end"/>
        </w:r>
      </w:hyperlink>
    </w:p>
    <w:p w14:paraId="5690A916" w14:textId="77777777" w:rsidR="0029114A" w:rsidRDefault="0029114A">
      <w:pPr>
        <w:pStyle w:val="TOC2"/>
        <w:rPr>
          <w:rFonts w:asciiTheme="minorHAnsi" w:eastAsiaTheme="minorEastAsia" w:hAnsiTheme="minorHAnsi" w:cstheme="minorBidi"/>
          <w:sz w:val="22"/>
          <w:szCs w:val="22"/>
          <w:lang w:val="en-IN" w:eastAsia="en-IN"/>
        </w:rPr>
      </w:pPr>
      <w:hyperlink w:anchor="_Toc401161028" w:history="1">
        <w:r w:rsidRPr="00DF10E8">
          <w:rPr>
            <w:rStyle w:val="Hyperlink"/>
          </w:rPr>
          <w:t>2.2.3</w:t>
        </w:r>
        <w:r>
          <w:rPr>
            <w:rFonts w:asciiTheme="minorHAnsi" w:eastAsiaTheme="minorEastAsia" w:hAnsiTheme="minorHAnsi" w:cstheme="minorBidi"/>
            <w:sz w:val="22"/>
            <w:szCs w:val="22"/>
            <w:lang w:val="en-IN" w:eastAsia="en-IN"/>
          </w:rPr>
          <w:tab/>
        </w:r>
        <w:r w:rsidRPr="00DF10E8">
          <w:rPr>
            <w:rStyle w:val="Hyperlink"/>
          </w:rPr>
          <w:t>Standard deviation</w:t>
        </w:r>
        <w:r>
          <w:rPr>
            <w:webHidden/>
          </w:rPr>
          <w:tab/>
        </w:r>
        <w:r w:rsidR="00B3377A">
          <w:rPr>
            <w:webHidden/>
          </w:rPr>
          <w:fldChar w:fldCharType="begin"/>
        </w:r>
        <w:r>
          <w:rPr>
            <w:webHidden/>
          </w:rPr>
          <w:instrText xml:space="preserve"> PAGEREF _Toc401161028 \h </w:instrText>
        </w:r>
        <w:r w:rsidR="00B3377A">
          <w:rPr>
            <w:webHidden/>
          </w:rPr>
        </w:r>
        <w:r w:rsidR="00B3377A">
          <w:rPr>
            <w:webHidden/>
          </w:rPr>
          <w:fldChar w:fldCharType="separate"/>
        </w:r>
        <w:r>
          <w:rPr>
            <w:webHidden/>
          </w:rPr>
          <w:t>5</w:t>
        </w:r>
        <w:r w:rsidR="00B3377A">
          <w:rPr>
            <w:webHidden/>
          </w:rPr>
          <w:fldChar w:fldCharType="end"/>
        </w:r>
      </w:hyperlink>
    </w:p>
    <w:p w14:paraId="5690A917" w14:textId="77777777" w:rsidR="0029114A" w:rsidRDefault="0029114A">
      <w:pPr>
        <w:pStyle w:val="TOC2"/>
        <w:rPr>
          <w:rFonts w:asciiTheme="minorHAnsi" w:eastAsiaTheme="minorEastAsia" w:hAnsiTheme="minorHAnsi" w:cstheme="minorBidi"/>
          <w:sz w:val="22"/>
          <w:szCs w:val="22"/>
          <w:lang w:val="en-IN" w:eastAsia="en-IN"/>
        </w:rPr>
      </w:pPr>
      <w:hyperlink w:anchor="_Toc401161029" w:history="1">
        <w:r w:rsidRPr="00DF10E8">
          <w:rPr>
            <w:rStyle w:val="Hyperlink"/>
          </w:rPr>
          <w:t>2.2.4</w:t>
        </w:r>
        <w:r>
          <w:rPr>
            <w:rFonts w:asciiTheme="minorHAnsi" w:eastAsiaTheme="minorEastAsia" w:hAnsiTheme="minorHAnsi" w:cstheme="minorBidi"/>
            <w:sz w:val="22"/>
            <w:szCs w:val="22"/>
            <w:lang w:val="en-IN" w:eastAsia="en-IN"/>
          </w:rPr>
          <w:tab/>
        </w:r>
        <w:r w:rsidRPr="00DF10E8">
          <w:rPr>
            <w:rStyle w:val="Hyperlink"/>
          </w:rPr>
          <w:t>Interquartile range</w:t>
        </w:r>
        <w:r>
          <w:rPr>
            <w:webHidden/>
          </w:rPr>
          <w:tab/>
        </w:r>
        <w:r w:rsidR="00B3377A">
          <w:rPr>
            <w:webHidden/>
          </w:rPr>
          <w:fldChar w:fldCharType="begin"/>
        </w:r>
        <w:r>
          <w:rPr>
            <w:webHidden/>
          </w:rPr>
          <w:instrText xml:space="preserve"> PAGEREF _Toc401161029 \h </w:instrText>
        </w:r>
        <w:r w:rsidR="00B3377A">
          <w:rPr>
            <w:webHidden/>
          </w:rPr>
        </w:r>
        <w:r w:rsidR="00B3377A">
          <w:rPr>
            <w:webHidden/>
          </w:rPr>
          <w:fldChar w:fldCharType="separate"/>
        </w:r>
        <w:r>
          <w:rPr>
            <w:webHidden/>
          </w:rPr>
          <w:t>5</w:t>
        </w:r>
        <w:r w:rsidR="00B3377A">
          <w:rPr>
            <w:webHidden/>
          </w:rPr>
          <w:fldChar w:fldCharType="end"/>
        </w:r>
      </w:hyperlink>
    </w:p>
    <w:p w14:paraId="5690A918" w14:textId="77777777" w:rsidR="0029114A" w:rsidRDefault="0029114A">
      <w:pPr>
        <w:pStyle w:val="TOC1"/>
        <w:rPr>
          <w:rFonts w:asciiTheme="minorHAnsi" w:eastAsiaTheme="minorEastAsia" w:hAnsiTheme="minorHAnsi" w:cstheme="minorBidi"/>
          <w:sz w:val="22"/>
          <w:szCs w:val="22"/>
          <w:lang w:val="en-IN" w:eastAsia="en-IN"/>
        </w:rPr>
      </w:pPr>
      <w:hyperlink w:anchor="_Toc401161030" w:history="1">
        <w:r w:rsidRPr="00DF10E8">
          <w:rPr>
            <w:rStyle w:val="Hyperlink"/>
            <w:b/>
            <w:bCs/>
          </w:rPr>
          <w:t>3</w:t>
        </w:r>
        <w:r>
          <w:rPr>
            <w:rFonts w:asciiTheme="minorHAnsi" w:eastAsiaTheme="minorEastAsia" w:hAnsiTheme="minorHAnsi" w:cstheme="minorBidi"/>
            <w:sz w:val="22"/>
            <w:szCs w:val="22"/>
            <w:lang w:val="en-IN" w:eastAsia="en-IN"/>
          </w:rPr>
          <w:tab/>
        </w:r>
        <w:r w:rsidRPr="00DF10E8">
          <w:rPr>
            <w:rStyle w:val="Hyperlink"/>
            <w:b/>
            <w:bCs/>
          </w:rPr>
          <w:t>Scatter Diagram</w:t>
        </w:r>
        <w:r>
          <w:rPr>
            <w:webHidden/>
          </w:rPr>
          <w:tab/>
        </w:r>
        <w:r w:rsidR="00B3377A">
          <w:rPr>
            <w:webHidden/>
          </w:rPr>
          <w:fldChar w:fldCharType="begin"/>
        </w:r>
        <w:r>
          <w:rPr>
            <w:webHidden/>
          </w:rPr>
          <w:instrText xml:space="preserve"> PAGEREF _Toc401161030 \h </w:instrText>
        </w:r>
        <w:r w:rsidR="00B3377A">
          <w:rPr>
            <w:webHidden/>
          </w:rPr>
        </w:r>
        <w:r w:rsidR="00B3377A">
          <w:rPr>
            <w:webHidden/>
          </w:rPr>
          <w:fldChar w:fldCharType="separate"/>
        </w:r>
        <w:r>
          <w:rPr>
            <w:webHidden/>
          </w:rPr>
          <w:t>6</w:t>
        </w:r>
        <w:r w:rsidR="00B3377A">
          <w:rPr>
            <w:webHidden/>
          </w:rPr>
          <w:fldChar w:fldCharType="end"/>
        </w:r>
      </w:hyperlink>
    </w:p>
    <w:p w14:paraId="5690A919" w14:textId="77777777" w:rsidR="0029114A" w:rsidRDefault="0029114A">
      <w:pPr>
        <w:pStyle w:val="TOC2"/>
        <w:rPr>
          <w:rFonts w:asciiTheme="minorHAnsi" w:eastAsiaTheme="minorEastAsia" w:hAnsiTheme="minorHAnsi" w:cstheme="minorBidi"/>
          <w:sz w:val="22"/>
          <w:szCs w:val="22"/>
          <w:lang w:val="en-IN" w:eastAsia="en-IN"/>
        </w:rPr>
      </w:pPr>
      <w:hyperlink w:anchor="_Toc401161031" w:history="1">
        <w:r w:rsidRPr="00DF10E8">
          <w:rPr>
            <w:rStyle w:val="Hyperlink"/>
          </w:rPr>
          <w:t>3.1</w:t>
        </w:r>
        <w:r>
          <w:rPr>
            <w:rFonts w:asciiTheme="minorHAnsi" w:eastAsiaTheme="minorEastAsia" w:hAnsiTheme="minorHAnsi" w:cstheme="minorBidi"/>
            <w:sz w:val="22"/>
            <w:szCs w:val="22"/>
            <w:lang w:val="en-IN" w:eastAsia="en-IN"/>
          </w:rPr>
          <w:tab/>
        </w:r>
        <w:r w:rsidRPr="00DF10E8">
          <w:rPr>
            <w:rStyle w:val="Hyperlink"/>
          </w:rPr>
          <w:t>When to Use a Scatter Diagram</w:t>
        </w:r>
        <w:r>
          <w:rPr>
            <w:webHidden/>
          </w:rPr>
          <w:tab/>
        </w:r>
        <w:r w:rsidR="00B3377A">
          <w:rPr>
            <w:webHidden/>
          </w:rPr>
          <w:fldChar w:fldCharType="begin"/>
        </w:r>
        <w:r>
          <w:rPr>
            <w:webHidden/>
          </w:rPr>
          <w:instrText xml:space="preserve"> PAGEREF _Toc401161031 \h </w:instrText>
        </w:r>
        <w:r w:rsidR="00B3377A">
          <w:rPr>
            <w:webHidden/>
          </w:rPr>
        </w:r>
        <w:r w:rsidR="00B3377A">
          <w:rPr>
            <w:webHidden/>
          </w:rPr>
          <w:fldChar w:fldCharType="separate"/>
        </w:r>
        <w:r>
          <w:rPr>
            <w:webHidden/>
          </w:rPr>
          <w:t>6</w:t>
        </w:r>
        <w:r w:rsidR="00B3377A">
          <w:rPr>
            <w:webHidden/>
          </w:rPr>
          <w:fldChar w:fldCharType="end"/>
        </w:r>
      </w:hyperlink>
    </w:p>
    <w:p w14:paraId="5690A91A" w14:textId="77777777" w:rsidR="0029114A" w:rsidRDefault="0029114A">
      <w:pPr>
        <w:pStyle w:val="TOC2"/>
        <w:rPr>
          <w:rFonts w:asciiTheme="minorHAnsi" w:eastAsiaTheme="minorEastAsia" w:hAnsiTheme="minorHAnsi" w:cstheme="minorBidi"/>
          <w:sz w:val="22"/>
          <w:szCs w:val="22"/>
          <w:lang w:val="en-IN" w:eastAsia="en-IN"/>
        </w:rPr>
      </w:pPr>
      <w:hyperlink w:anchor="_Toc401161032" w:history="1">
        <w:r w:rsidRPr="00DF10E8">
          <w:rPr>
            <w:rStyle w:val="Hyperlink"/>
          </w:rPr>
          <w:t>3.2</w:t>
        </w:r>
        <w:r>
          <w:rPr>
            <w:rFonts w:asciiTheme="minorHAnsi" w:eastAsiaTheme="minorEastAsia" w:hAnsiTheme="minorHAnsi" w:cstheme="minorBidi"/>
            <w:sz w:val="22"/>
            <w:szCs w:val="22"/>
            <w:lang w:val="en-IN" w:eastAsia="en-IN"/>
          </w:rPr>
          <w:tab/>
        </w:r>
        <w:r w:rsidRPr="00DF10E8">
          <w:rPr>
            <w:rStyle w:val="Hyperlink"/>
          </w:rPr>
          <w:t>Scatter Diagram Procedure</w:t>
        </w:r>
        <w:r>
          <w:rPr>
            <w:webHidden/>
          </w:rPr>
          <w:tab/>
        </w:r>
        <w:r w:rsidR="00B3377A">
          <w:rPr>
            <w:webHidden/>
          </w:rPr>
          <w:fldChar w:fldCharType="begin"/>
        </w:r>
        <w:r>
          <w:rPr>
            <w:webHidden/>
          </w:rPr>
          <w:instrText xml:space="preserve"> PAGEREF _Toc401161032 \h </w:instrText>
        </w:r>
        <w:r w:rsidR="00B3377A">
          <w:rPr>
            <w:webHidden/>
          </w:rPr>
        </w:r>
        <w:r w:rsidR="00B3377A">
          <w:rPr>
            <w:webHidden/>
          </w:rPr>
          <w:fldChar w:fldCharType="separate"/>
        </w:r>
        <w:r>
          <w:rPr>
            <w:webHidden/>
          </w:rPr>
          <w:t>7</w:t>
        </w:r>
        <w:r w:rsidR="00B3377A">
          <w:rPr>
            <w:webHidden/>
          </w:rPr>
          <w:fldChar w:fldCharType="end"/>
        </w:r>
      </w:hyperlink>
    </w:p>
    <w:p w14:paraId="5690A91B" w14:textId="77777777" w:rsidR="0029114A" w:rsidRDefault="0029114A">
      <w:pPr>
        <w:pStyle w:val="TOC2"/>
        <w:rPr>
          <w:rFonts w:asciiTheme="minorHAnsi" w:eastAsiaTheme="minorEastAsia" w:hAnsiTheme="minorHAnsi" w:cstheme="minorBidi"/>
          <w:sz w:val="22"/>
          <w:szCs w:val="22"/>
          <w:lang w:val="en-IN" w:eastAsia="en-IN"/>
        </w:rPr>
      </w:pPr>
      <w:hyperlink w:anchor="_Toc401161033" w:history="1">
        <w:r w:rsidRPr="00DF10E8">
          <w:rPr>
            <w:rStyle w:val="Hyperlink"/>
          </w:rPr>
          <w:t>3.3</w:t>
        </w:r>
        <w:r>
          <w:rPr>
            <w:rFonts w:asciiTheme="minorHAnsi" w:eastAsiaTheme="minorEastAsia" w:hAnsiTheme="minorHAnsi" w:cstheme="minorBidi"/>
            <w:sz w:val="22"/>
            <w:szCs w:val="22"/>
            <w:lang w:val="en-IN" w:eastAsia="en-IN"/>
          </w:rPr>
          <w:tab/>
        </w:r>
        <w:r w:rsidRPr="00DF10E8">
          <w:rPr>
            <w:rStyle w:val="Hyperlink"/>
          </w:rPr>
          <w:t>Scatter Diagram Considerations</w:t>
        </w:r>
        <w:r>
          <w:rPr>
            <w:webHidden/>
          </w:rPr>
          <w:tab/>
        </w:r>
        <w:r w:rsidR="00B3377A">
          <w:rPr>
            <w:webHidden/>
          </w:rPr>
          <w:fldChar w:fldCharType="begin"/>
        </w:r>
        <w:r>
          <w:rPr>
            <w:webHidden/>
          </w:rPr>
          <w:instrText xml:space="preserve"> PAGEREF _Toc401161033 \h </w:instrText>
        </w:r>
        <w:r w:rsidR="00B3377A">
          <w:rPr>
            <w:webHidden/>
          </w:rPr>
        </w:r>
        <w:r w:rsidR="00B3377A">
          <w:rPr>
            <w:webHidden/>
          </w:rPr>
          <w:fldChar w:fldCharType="separate"/>
        </w:r>
        <w:r>
          <w:rPr>
            <w:webHidden/>
          </w:rPr>
          <w:t>7</w:t>
        </w:r>
        <w:r w:rsidR="00B3377A">
          <w:rPr>
            <w:webHidden/>
          </w:rPr>
          <w:fldChar w:fldCharType="end"/>
        </w:r>
      </w:hyperlink>
    </w:p>
    <w:p w14:paraId="5690A91C" w14:textId="77777777" w:rsidR="0029114A" w:rsidRDefault="0029114A">
      <w:pPr>
        <w:pStyle w:val="TOC1"/>
        <w:rPr>
          <w:rFonts w:asciiTheme="minorHAnsi" w:eastAsiaTheme="minorEastAsia" w:hAnsiTheme="minorHAnsi" w:cstheme="minorBidi"/>
          <w:sz w:val="22"/>
          <w:szCs w:val="22"/>
          <w:lang w:val="en-IN" w:eastAsia="en-IN"/>
        </w:rPr>
      </w:pPr>
      <w:hyperlink w:anchor="_Toc401161034" w:history="1">
        <w:r w:rsidRPr="00DF10E8">
          <w:rPr>
            <w:rStyle w:val="Hyperlink"/>
            <w:b/>
            <w:bCs/>
          </w:rPr>
          <w:t>4</w:t>
        </w:r>
        <w:r>
          <w:rPr>
            <w:rFonts w:asciiTheme="minorHAnsi" w:eastAsiaTheme="minorEastAsia" w:hAnsiTheme="minorHAnsi" w:cstheme="minorBidi"/>
            <w:sz w:val="22"/>
            <w:szCs w:val="22"/>
            <w:lang w:val="en-IN" w:eastAsia="en-IN"/>
          </w:rPr>
          <w:tab/>
        </w:r>
        <w:r w:rsidRPr="00DF10E8">
          <w:rPr>
            <w:rStyle w:val="Hyperlink"/>
            <w:b/>
            <w:bCs/>
          </w:rPr>
          <w:t>Histogram</w:t>
        </w:r>
        <w:r>
          <w:rPr>
            <w:webHidden/>
          </w:rPr>
          <w:tab/>
        </w:r>
        <w:r w:rsidR="00B3377A">
          <w:rPr>
            <w:webHidden/>
          </w:rPr>
          <w:fldChar w:fldCharType="begin"/>
        </w:r>
        <w:r>
          <w:rPr>
            <w:webHidden/>
          </w:rPr>
          <w:instrText xml:space="preserve"> PAGEREF _Toc401161034 \h </w:instrText>
        </w:r>
        <w:r w:rsidR="00B3377A">
          <w:rPr>
            <w:webHidden/>
          </w:rPr>
        </w:r>
        <w:r w:rsidR="00B3377A">
          <w:rPr>
            <w:webHidden/>
          </w:rPr>
          <w:fldChar w:fldCharType="separate"/>
        </w:r>
        <w:r>
          <w:rPr>
            <w:webHidden/>
          </w:rPr>
          <w:t>8</w:t>
        </w:r>
        <w:r w:rsidR="00B3377A">
          <w:rPr>
            <w:webHidden/>
          </w:rPr>
          <w:fldChar w:fldCharType="end"/>
        </w:r>
      </w:hyperlink>
    </w:p>
    <w:p w14:paraId="5690A91D" w14:textId="77777777" w:rsidR="0029114A" w:rsidRDefault="0029114A">
      <w:pPr>
        <w:pStyle w:val="TOC2"/>
        <w:rPr>
          <w:rFonts w:asciiTheme="minorHAnsi" w:eastAsiaTheme="minorEastAsia" w:hAnsiTheme="minorHAnsi" w:cstheme="minorBidi"/>
          <w:sz w:val="22"/>
          <w:szCs w:val="22"/>
          <w:lang w:val="en-IN" w:eastAsia="en-IN"/>
        </w:rPr>
      </w:pPr>
      <w:hyperlink w:anchor="_Toc401161035" w:history="1">
        <w:r w:rsidRPr="00DF10E8">
          <w:rPr>
            <w:rStyle w:val="Hyperlink"/>
          </w:rPr>
          <w:t>4.1</w:t>
        </w:r>
        <w:r>
          <w:rPr>
            <w:rFonts w:asciiTheme="minorHAnsi" w:eastAsiaTheme="minorEastAsia" w:hAnsiTheme="minorHAnsi" w:cstheme="minorBidi"/>
            <w:sz w:val="22"/>
            <w:szCs w:val="22"/>
            <w:lang w:val="en-IN" w:eastAsia="en-IN"/>
          </w:rPr>
          <w:tab/>
        </w:r>
        <w:r w:rsidRPr="00DF10E8">
          <w:rPr>
            <w:rStyle w:val="Hyperlink"/>
          </w:rPr>
          <w:t>When to Use a Histogram</w:t>
        </w:r>
        <w:r>
          <w:rPr>
            <w:webHidden/>
          </w:rPr>
          <w:tab/>
        </w:r>
        <w:r w:rsidR="00B3377A">
          <w:rPr>
            <w:webHidden/>
          </w:rPr>
          <w:fldChar w:fldCharType="begin"/>
        </w:r>
        <w:r>
          <w:rPr>
            <w:webHidden/>
          </w:rPr>
          <w:instrText xml:space="preserve"> PAGEREF _Toc401161035 \h </w:instrText>
        </w:r>
        <w:r w:rsidR="00B3377A">
          <w:rPr>
            <w:webHidden/>
          </w:rPr>
        </w:r>
        <w:r w:rsidR="00B3377A">
          <w:rPr>
            <w:webHidden/>
          </w:rPr>
          <w:fldChar w:fldCharType="separate"/>
        </w:r>
        <w:r>
          <w:rPr>
            <w:webHidden/>
          </w:rPr>
          <w:t>8</w:t>
        </w:r>
        <w:r w:rsidR="00B3377A">
          <w:rPr>
            <w:webHidden/>
          </w:rPr>
          <w:fldChar w:fldCharType="end"/>
        </w:r>
      </w:hyperlink>
    </w:p>
    <w:p w14:paraId="5690A91E" w14:textId="77777777" w:rsidR="0029114A" w:rsidRDefault="0029114A">
      <w:pPr>
        <w:pStyle w:val="TOC2"/>
        <w:rPr>
          <w:rFonts w:asciiTheme="minorHAnsi" w:eastAsiaTheme="minorEastAsia" w:hAnsiTheme="minorHAnsi" w:cstheme="minorBidi"/>
          <w:sz w:val="22"/>
          <w:szCs w:val="22"/>
          <w:lang w:val="en-IN" w:eastAsia="en-IN"/>
        </w:rPr>
      </w:pPr>
      <w:hyperlink w:anchor="_Toc401161036" w:history="1">
        <w:r w:rsidRPr="00DF10E8">
          <w:rPr>
            <w:rStyle w:val="Hyperlink"/>
          </w:rPr>
          <w:t>4.2</w:t>
        </w:r>
        <w:r>
          <w:rPr>
            <w:rFonts w:asciiTheme="minorHAnsi" w:eastAsiaTheme="minorEastAsia" w:hAnsiTheme="minorHAnsi" w:cstheme="minorBidi"/>
            <w:sz w:val="22"/>
            <w:szCs w:val="22"/>
            <w:lang w:val="en-IN" w:eastAsia="en-IN"/>
          </w:rPr>
          <w:tab/>
        </w:r>
        <w:r w:rsidRPr="00DF10E8">
          <w:rPr>
            <w:rStyle w:val="Hyperlink"/>
          </w:rPr>
          <w:t>Histogram Procedure</w:t>
        </w:r>
        <w:r>
          <w:rPr>
            <w:webHidden/>
          </w:rPr>
          <w:tab/>
        </w:r>
        <w:r w:rsidR="00B3377A">
          <w:rPr>
            <w:webHidden/>
          </w:rPr>
          <w:fldChar w:fldCharType="begin"/>
        </w:r>
        <w:r>
          <w:rPr>
            <w:webHidden/>
          </w:rPr>
          <w:instrText xml:space="preserve"> PAGEREF _Toc401161036 \h </w:instrText>
        </w:r>
        <w:r w:rsidR="00B3377A">
          <w:rPr>
            <w:webHidden/>
          </w:rPr>
        </w:r>
        <w:r w:rsidR="00B3377A">
          <w:rPr>
            <w:webHidden/>
          </w:rPr>
          <w:fldChar w:fldCharType="separate"/>
        </w:r>
        <w:r>
          <w:rPr>
            <w:webHidden/>
          </w:rPr>
          <w:t>8</w:t>
        </w:r>
        <w:r w:rsidR="00B3377A">
          <w:rPr>
            <w:webHidden/>
          </w:rPr>
          <w:fldChar w:fldCharType="end"/>
        </w:r>
      </w:hyperlink>
    </w:p>
    <w:p w14:paraId="5690A91F" w14:textId="77777777" w:rsidR="0029114A" w:rsidRDefault="0029114A">
      <w:pPr>
        <w:pStyle w:val="TOC2"/>
        <w:rPr>
          <w:rFonts w:asciiTheme="minorHAnsi" w:eastAsiaTheme="minorEastAsia" w:hAnsiTheme="minorHAnsi" w:cstheme="minorBidi"/>
          <w:sz w:val="22"/>
          <w:szCs w:val="22"/>
          <w:lang w:val="en-IN" w:eastAsia="en-IN"/>
        </w:rPr>
      </w:pPr>
      <w:hyperlink w:anchor="_Toc401161037" w:history="1">
        <w:r w:rsidRPr="00DF10E8">
          <w:rPr>
            <w:rStyle w:val="Hyperlink"/>
          </w:rPr>
          <w:t>4.3</w:t>
        </w:r>
        <w:r>
          <w:rPr>
            <w:rFonts w:asciiTheme="minorHAnsi" w:eastAsiaTheme="minorEastAsia" w:hAnsiTheme="minorHAnsi" w:cstheme="minorBidi"/>
            <w:sz w:val="22"/>
            <w:szCs w:val="22"/>
            <w:lang w:val="en-IN" w:eastAsia="en-IN"/>
          </w:rPr>
          <w:tab/>
        </w:r>
        <w:r w:rsidRPr="00DF10E8">
          <w:rPr>
            <w:rStyle w:val="Hyperlink"/>
          </w:rPr>
          <w:t>Histogram Analysis</w:t>
        </w:r>
        <w:r>
          <w:rPr>
            <w:webHidden/>
          </w:rPr>
          <w:tab/>
        </w:r>
        <w:r w:rsidR="00B3377A">
          <w:rPr>
            <w:webHidden/>
          </w:rPr>
          <w:fldChar w:fldCharType="begin"/>
        </w:r>
        <w:r>
          <w:rPr>
            <w:webHidden/>
          </w:rPr>
          <w:instrText xml:space="preserve"> PAGEREF _Toc401161037 \h </w:instrText>
        </w:r>
        <w:r w:rsidR="00B3377A">
          <w:rPr>
            <w:webHidden/>
          </w:rPr>
        </w:r>
        <w:r w:rsidR="00B3377A">
          <w:rPr>
            <w:webHidden/>
          </w:rPr>
          <w:fldChar w:fldCharType="separate"/>
        </w:r>
        <w:r>
          <w:rPr>
            <w:webHidden/>
          </w:rPr>
          <w:t>9</w:t>
        </w:r>
        <w:r w:rsidR="00B3377A">
          <w:rPr>
            <w:webHidden/>
          </w:rPr>
          <w:fldChar w:fldCharType="end"/>
        </w:r>
      </w:hyperlink>
    </w:p>
    <w:p w14:paraId="5690A920" w14:textId="77777777" w:rsidR="0029114A" w:rsidRDefault="0029114A">
      <w:pPr>
        <w:pStyle w:val="TOC1"/>
        <w:rPr>
          <w:rFonts w:asciiTheme="minorHAnsi" w:eastAsiaTheme="minorEastAsia" w:hAnsiTheme="minorHAnsi" w:cstheme="minorBidi"/>
          <w:sz w:val="22"/>
          <w:szCs w:val="22"/>
          <w:lang w:val="en-IN" w:eastAsia="en-IN"/>
        </w:rPr>
      </w:pPr>
      <w:hyperlink w:anchor="_Toc401161038" w:history="1">
        <w:r w:rsidRPr="00DF10E8">
          <w:rPr>
            <w:rStyle w:val="Hyperlink"/>
            <w:b/>
            <w:bCs/>
          </w:rPr>
          <w:t>5</w:t>
        </w:r>
        <w:r>
          <w:rPr>
            <w:rFonts w:asciiTheme="minorHAnsi" w:eastAsiaTheme="minorEastAsia" w:hAnsiTheme="minorHAnsi" w:cstheme="minorBidi"/>
            <w:sz w:val="22"/>
            <w:szCs w:val="22"/>
            <w:lang w:val="en-IN" w:eastAsia="en-IN"/>
          </w:rPr>
          <w:tab/>
        </w:r>
        <w:r w:rsidRPr="00DF10E8">
          <w:rPr>
            <w:rStyle w:val="Hyperlink"/>
            <w:b/>
            <w:bCs/>
          </w:rPr>
          <w:t>Pareto Chart</w:t>
        </w:r>
        <w:r>
          <w:rPr>
            <w:webHidden/>
          </w:rPr>
          <w:tab/>
        </w:r>
        <w:r w:rsidR="00B3377A">
          <w:rPr>
            <w:webHidden/>
          </w:rPr>
          <w:fldChar w:fldCharType="begin"/>
        </w:r>
        <w:r>
          <w:rPr>
            <w:webHidden/>
          </w:rPr>
          <w:instrText xml:space="preserve"> PAGEREF _Toc401161038 \h </w:instrText>
        </w:r>
        <w:r w:rsidR="00B3377A">
          <w:rPr>
            <w:webHidden/>
          </w:rPr>
        </w:r>
        <w:r w:rsidR="00B3377A">
          <w:rPr>
            <w:webHidden/>
          </w:rPr>
          <w:fldChar w:fldCharType="separate"/>
        </w:r>
        <w:r>
          <w:rPr>
            <w:webHidden/>
          </w:rPr>
          <w:t>13</w:t>
        </w:r>
        <w:r w:rsidR="00B3377A">
          <w:rPr>
            <w:webHidden/>
          </w:rPr>
          <w:fldChar w:fldCharType="end"/>
        </w:r>
      </w:hyperlink>
    </w:p>
    <w:p w14:paraId="5690A921" w14:textId="77777777" w:rsidR="0029114A" w:rsidRDefault="0029114A">
      <w:pPr>
        <w:pStyle w:val="TOC2"/>
        <w:rPr>
          <w:rFonts w:asciiTheme="minorHAnsi" w:eastAsiaTheme="minorEastAsia" w:hAnsiTheme="minorHAnsi" w:cstheme="minorBidi"/>
          <w:sz w:val="22"/>
          <w:szCs w:val="22"/>
          <w:lang w:val="en-IN" w:eastAsia="en-IN"/>
        </w:rPr>
      </w:pPr>
      <w:hyperlink w:anchor="_Toc401161039" w:history="1">
        <w:r w:rsidRPr="00DF10E8">
          <w:rPr>
            <w:rStyle w:val="Hyperlink"/>
          </w:rPr>
          <w:t>5.1</w:t>
        </w:r>
        <w:r>
          <w:rPr>
            <w:rFonts w:asciiTheme="minorHAnsi" w:eastAsiaTheme="minorEastAsia" w:hAnsiTheme="minorHAnsi" w:cstheme="minorBidi"/>
            <w:sz w:val="22"/>
            <w:szCs w:val="22"/>
            <w:lang w:val="en-IN" w:eastAsia="en-IN"/>
          </w:rPr>
          <w:tab/>
        </w:r>
        <w:r w:rsidRPr="00DF10E8">
          <w:rPr>
            <w:rStyle w:val="Hyperlink"/>
          </w:rPr>
          <w:t>When to Use a Pareto Chart</w:t>
        </w:r>
        <w:r>
          <w:rPr>
            <w:webHidden/>
          </w:rPr>
          <w:tab/>
        </w:r>
        <w:r w:rsidR="00B3377A">
          <w:rPr>
            <w:webHidden/>
          </w:rPr>
          <w:fldChar w:fldCharType="begin"/>
        </w:r>
        <w:r>
          <w:rPr>
            <w:webHidden/>
          </w:rPr>
          <w:instrText xml:space="preserve"> PAGEREF _Toc401161039 \h </w:instrText>
        </w:r>
        <w:r w:rsidR="00B3377A">
          <w:rPr>
            <w:webHidden/>
          </w:rPr>
        </w:r>
        <w:r w:rsidR="00B3377A">
          <w:rPr>
            <w:webHidden/>
          </w:rPr>
          <w:fldChar w:fldCharType="separate"/>
        </w:r>
        <w:r>
          <w:rPr>
            <w:webHidden/>
          </w:rPr>
          <w:t>13</w:t>
        </w:r>
        <w:r w:rsidR="00B3377A">
          <w:rPr>
            <w:webHidden/>
          </w:rPr>
          <w:fldChar w:fldCharType="end"/>
        </w:r>
      </w:hyperlink>
    </w:p>
    <w:p w14:paraId="5690A922" w14:textId="77777777" w:rsidR="0029114A" w:rsidRDefault="0029114A">
      <w:pPr>
        <w:pStyle w:val="TOC2"/>
        <w:rPr>
          <w:rFonts w:asciiTheme="minorHAnsi" w:eastAsiaTheme="minorEastAsia" w:hAnsiTheme="minorHAnsi" w:cstheme="minorBidi"/>
          <w:sz w:val="22"/>
          <w:szCs w:val="22"/>
          <w:lang w:val="en-IN" w:eastAsia="en-IN"/>
        </w:rPr>
      </w:pPr>
      <w:hyperlink w:anchor="_Toc401161040" w:history="1">
        <w:r w:rsidRPr="00DF10E8">
          <w:rPr>
            <w:rStyle w:val="Hyperlink"/>
          </w:rPr>
          <w:t>5.2</w:t>
        </w:r>
        <w:r>
          <w:rPr>
            <w:rFonts w:asciiTheme="minorHAnsi" w:eastAsiaTheme="minorEastAsia" w:hAnsiTheme="minorHAnsi" w:cstheme="minorBidi"/>
            <w:sz w:val="22"/>
            <w:szCs w:val="22"/>
            <w:lang w:val="en-IN" w:eastAsia="en-IN"/>
          </w:rPr>
          <w:tab/>
        </w:r>
        <w:r w:rsidRPr="00DF10E8">
          <w:rPr>
            <w:rStyle w:val="Hyperlink"/>
          </w:rPr>
          <w:t>Pareto Chart Procedure</w:t>
        </w:r>
        <w:r>
          <w:rPr>
            <w:webHidden/>
          </w:rPr>
          <w:tab/>
        </w:r>
        <w:r w:rsidR="00B3377A">
          <w:rPr>
            <w:webHidden/>
          </w:rPr>
          <w:fldChar w:fldCharType="begin"/>
        </w:r>
        <w:r>
          <w:rPr>
            <w:webHidden/>
          </w:rPr>
          <w:instrText xml:space="preserve"> PAGEREF _Toc401161040 \h </w:instrText>
        </w:r>
        <w:r w:rsidR="00B3377A">
          <w:rPr>
            <w:webHidden/>
          </w:rPr>
        </w:r>
        <w:r w:rsidR="00B3377A">
          <w:rPr>
            <w:webHidden/>
          </w:rPr>
          <w:fldChar w:fldCharType="separate"/>
        </w:r>
        <w:r>
          <w:rPr>
            <w:webHidden/>
          </w:rPr>
          <w:t>13</w:t>
        </w:r>
        <w:r w:rsidR="00B3377A">
          <w:rPr>
            <w:webHidden/>
          </w:rPr>
          <w:fldChar w:fldCharType="end"/>
        </w:r>
      </w:hyperlink>
    </w:p>
    <w:p w14:paraId="5690A923" w14:textId="77777777" w:rsidR="0029114A" w:rsidRDefault="0029114A">
      <w:pPr>
        <w:pStyle w:val="TOC2"/>
        <w:rPr>
          <w:rFonts w:asciiTheme="minorHAnsi" w:eastAsiaTheme="minorEastAsia" w:hAnsiTheme="minorHAnsi" w:cstheme="minorBidi"/>
          <w:sz w:val="22"/>
          <w:szCs w:val="22"/>
          <w:lang w:val="en-IN" w:eastAsia="en-IN"/>
        </w:rPr>
      </w:pPr>
      <w:hyperlink w:anchor="_Toc401161041" w:history="1">
        <w:r w:rsidRPr="00DF10E8">
          <w:rPr>
            <w:rStyle w:val="Hyperlink"/>
          </w:rPr>
          <w:t>5.3</w:t>
        </w:r>
        <w:r>
          <w:rPr>
            <w:rFonts w:asciiTheme="minorHAnsi" w:eastAsiaTheme="minorEastAsia" w:hAnsiTheme="minorHAnsi" w:cstheme="minorBidi"/>
            <w:sz w:val="22"/>
            <w:szCs w:val="22"/>
            <w:lang w:val="en-IN" w:eastAsia="en-IN"/>
          </w:rPr>
          <w:tab/>
        </w:r>
        <w:r w:rsidRPr="00DF10E8">
          <w:rPr>
            <w:rStyle w:val="Hyperlink"/>
          </w:rPr>
          <w:t>Pareto Example</w:t>
        </w:r>
        <w:r>
          <w:rPr>
            <w:webHidden/>
          </w:rPr>
          <w:tab/>
        </w:r>
        <w:r w:rsidR="00B3377A">
          <w:rPr>
            <w:webHidden/>
          </w:rPr>
          <w:fldChar w:fldCharType="begin"/>
        </w:r>
        <w:r>
          <w:rPr>
            <w:webHidden/>
          </w:rPr>
          <w:instrText xml:space="preserve"> PAGEREF _Toc401161041 \h </w:instrText>
        </w:r>
        <w:r w:rsidR="00B3377A">
          <w:rPr>
            <w:webHidden/>
          </w:rPr>
        </w:r>
        <w:r w:rsidR="00B3377A">
          <w:rPr>
            <w:webHidden/>
          </w:rPr>
          <w:fldChar w:fldCharType="separate"/>
        </w:r>
        <w:r>
          <w:rPr>
            <w:webHidden/>
          </w:rPr>
          <w:t>14</w:t>
        </w:r>
        <w:r w:rsidR="00B3377A">
          <w:rPr>
            <w:webHidden/>
          </w:rPr>
          <w:fldChar w:fldCharType="end"/>
        </w:r>
      </w:hyperlink>
    </w:p>
    <w:p w14:paraId="5690A924" w14:textId="77777777" w:rsidR="0029114A" w:rsidRDefault="0029114A">
      <w:pPr>
        <w:pStyle w:val="TOC1"/>
        <w:rPr>
          <w:rFonts w:asciiTheme="minorHAnsi" w:eastAsiaTheme="minorEastAsia" w:hAnsiTheme="minorHAnsi" w:cstheme="minorBidi"/>
          <w:sz w:val="22"/>
          <w:szCs w:val="22"/>
          <w:lang w:val="en-IN" w:eastAsia="en-IN"/>
        </w:rPr>
      </w:pPr>
      <w:hyperlink w:anchor="_Toc401161042" w:history="1">
        <w:r w:rsidRPr="00DF10E8">
          <w:rPr>
            <w:rStyle w:val="Hyperlink"/>
            <w:b/>
            <w:bCs/>
          </w:rPr>
          <w:t>6</w:t>
        </w:r>
        <w:r>
          <w:rPr>
            <w:rFonts w:asciiTheme="minorHAnsi" w:eastAsiaTheme="minorEastAsia" w:hAnsiTheme="minorHAnsi" w:cstheme="minorBidi"/>
            <w:sz w:val="22"/>
            <w:szCs w:val="22"/>
            <w:lang w:val="en-IN" w:eastAsia="en-IN"/>
          </w:rPr>
          <w:tab/>
        </w:r>
        <w:r w:rsidRPr="00DF10E8">
          <w:rPr>
            <w:rStyle w:val="Hyperlink"/>
            <w:b/>
            <w:bCs/>
          </w:rPr>
          <w:t>Fishbone Diagram</w:t>
        </w:r>
        <w:r>
          <w:rPr>
            <w:webHidden/>
          </w:rPr>
          <w:tab/>
        </w:r>
        <w:r w:rsidR="00B3377A">
          <w:rPr>
            <w:webHidden/>
          </w:rPr>
          <w:fldChar w:fldCharType="begin"/>
        </w:r>
        <w:r>
          <w:rPr>
            <w:webHidden/>
          </w:rPr>
          <w:instrText xml:space="preserve"> PAGEREF _Toc401161042 \h </w:instrText>
        </w:r>
        <w:r w:rsidR="00B3377A">
          <w:rPr>
            <w:webHidden/>
          </w:rPr>
        </w:r>
        <w:r w:rsidR="00B3377A">
          <w:rPr>
            <w:webHidden/>
          </w:rPr>
          <w:fldChar w:fldCharType="separate"/>
        </w:r>
        <w:r>
          <w:rPr>
            <w:webHidden/>
          </w:rPr>
          <w:t>15</w:t>
        </w:r>
        <w:r w:rsidR="00B3377A">
          <w:rPr>
            <w:webHidden/>
          </w:rPr>
          <w:fldChar w:fldCharType="end"/>
        </w:r>
      </w:hyperlink>
    </w:p>
    <w:p w14:paraId="5690A925" w14:textId="77777777" w:rsidR="0029114A" w:rsidRDefault="0029114A">
      <w:pPr>
        <w:pStyle w:val="TOC2"/>
        <w:rPr>
          <w:rFonts w:asciiTheme="minorHAnsi" w:eastAsiaTheme="minorEastAsia" w:hAnsiTheme="minorHAnsi" w:cstheme="minorBidi"/>
          <w:sz w:val="22"/>
          <w:szCs w:val="22"/>
          <w:lang w:val="en-IN" w:eastAsia="en-IN"/>
        </w:rPr>
      </w:pPr>
      <w:hyperlink w:anchor="_Toc401161043" w:history="1">
        <w:r w:rsidRPr="00DF10E8">
          <w:rPr>
            <w:rStyle w:val="Hyperlink"/>
          </w:rPr>
          <w:t>6.1</w:t>
        </w:r>
        <w:r>
          <w:rPr>
            <w:rFonts w:asciiTheme="minorHAnsi" w:eastAsiaTheme="minorEastAsia" w:hAnsiTheme="minorHAnsi" w:cstheme="minorBidi"/>
            <w:sz w:val="22"/>
            <w:szCs w:val="22"/>
            <w:lang w:val="en-IN" w:eastAsia="en-IN"/>
          </w:rPr>
          <w:tab/>
        </w:r>
        <w:r w:rsidRPr="00DF10E8">
          <w:rPr>
            <w:rStyle w:val="Hyperlink"/>
          </w:rPr>
          <w:t>When to Use a Fishbone Diagram</w:t>
        </w:r>
        <w:r>
          <w:rPr>
            <w:webHidden/>
          </w:rPr>
          <w:tab/>
        </w:r>
        <w:r w:rsidR="00B3377A">
          <w:rPr>
            <w:webHidden/>
          </w:rPr>
          <w:fldChar w:fldCharType="begin"/>
        </w:r>
        <w:r>
          <w:rPr>
            <w:webHidden/>
          </w:rPr>
          <w:instrText xml:space="preserve"> PAGEREF _Toc401161043 \h </w:instrText>
        </w:r>
        <w:r w:rsidR="00B3377A">
          <w:rPr>
            <w:webHidden/>
          </w:rPr>
        </w:r>
        <w:r w:rsidR="00B3377A">
          <w:rPr>
            <w:webHidden/>
          </w:rPr>
          <w:fldChar w:fldCharType="separate"/>
        </w:r>
        <w:r>
          <w:rPr>
            <w:webHidden/>
          </w:rPr>
          <w:t>15</w:t>
        </w:r>
        <w:r w:rsidR="00B3377A">
          <w:rPr>
            <w:webHidden/>
          </w:rPr>
          <w:fldChar w:fldCharType="end"/>
        </w:r>
      </w:hyperlink>
    </w:p>
    <w:p w14:paraId="5690A926" w14:textId="77777777" w:rsidR="0029114A" w:rsidRDefault="0029114A">
      <w:pPr>
        <w:pStyle w:val="TOC2"/>
        <w:rPr>
          <w:rFonts w:asciiTheme="minorHAnsi" w:eastAsiaTheme="minorEastAsia" w:hAnsiTheme="minorHAnsi" w:cstheme="minorBidi"/>
          <w:sz w:val="22"/>
          <w:szCs w:val="22"/>
          <w:lang w:val="en-IN" w:eastAsia="en-IN"/>
        </w:rPr>
      </w:pPr>
      <w:hyperlink w:anchor="_Toc401161044" w:history="1">
        <w:r w:rsidRPr="00DF10E8">
          <w:rPr>
            <w:rStyle w:val="Hyperlink"/>
          </w:rPr>
          <w:t>6.2</w:t>
        </w:r>
        <w:r>
          <w:rPr>
            <w:rFonts w:asciiTheme="minorHAnsi" w:eastAsiaTheme="minorEastAsia" w:hAnsiTheme="minorHAnsi" w:cstheme="minorBidi"/>
            <w:sz w:val="22"/>
            <w:szCs w:val="22"/>
            <w:lang w:val="en-IN" w:eastAsia="en-IN"/>
          </w:rPr>
          <w:tab/>
        </w:r>
        <w:r w:rsidRPr="00DF10E8">
          <w:rPr>
            <w:rStyle w:val="Hyperlink"/>
          </w:rPr>
          <w:t>Fishbone Diagram Procedure</w:t>
        </w:r>
        <w:r>
          <w:rPr>
            <w:webHidden/>
          </w:rPr>
          <w:tab/>
        </w:r>
        <w:r w:rsidR="00B3377A">
          <w:rPr>
            <w:webHidden/>
          </w:rPr>
          <w:fldChar w:fldCharType="begin"/>
        </w:r>
        <w:r>
          <w:rPr>
            <w:webHidden/>
          </w:rPr>
          <w:instrText xml:space="preserve"> PAGEREF _Toc401161044 \h </w:instrText>
        </w:r>
        <w:r w:rsidR="00B3377A">
          <w:rPr>
            <w:webHidden/>
          </w:rPr>
        </w:r>
        <w:r w:rsidR="00B3377A">
          <w:rPr>
            <w:webHidden/>
          </w:rPr>
          <w:fldChar w:fldCharType="separate"/>
        </w:r>
        <w:r>
          <w:rPr>
            <w:webHidden/>
          </w:rPr>
          <w:t>15</w:t>
        </w:r>
        <w:r w:rsidR="00B3377A">
          <w:rPr>
            <w:webHidden/>
          </w:rPr>
          <w:fldChar w:fldCharType="end"/>
        </w:r>
      </w:hyperlink>
    </w:p>
    <w:p w14:paraId="5690A927" w14:textId="77777777" w:rsidR="0029114A" w:rsidRDefault="0029114A">
      <w:pPr>
        <w:pStyle w:val="TOC2"/>
        <w:rPr>
          <w:rFonts w:asciiTheme="minorHAnsi" w:eastAsiaTheme="minorEastAsia" w:hAnsiTheme="minorHAnsi" w:cstheme="minorBidi"/>
          <w:sz w:val="22"/>
          <w:szCs w:val="22"/>
          <w:lang w:val="en-IN" w:eastAsia="en-IN"/>
        </w:rPr>
      </w:pPr>
      <w:hyperlink w:anchor="_Toc401161045" w:history="1">
        <w:r w:rsidRPr="00DF10E8">
          <w:rPr>
            <w:rStyle w:val="Hyperlink"/>
          </w:rPr>
          <w:t>6.3</w:t>
        </w:r>
        <w:r>
          <w:rPr>
            <w:rFonts w:asciiTheme="minorHAnsi" w:eastAsiaTheme="minorEastAsia" w:hAnsiTheme="minorHAnsi" w:cstheme="minorBidi"/>
            <w:sz w:val="22"/>
            <w:szCs w:val="22"/>
            <w:lang w:val="en-IN" w:eastAsia="en-IN"/>
          </w:rPr>
          <w:tab/>
        </w:r>
        <w:r w:rsidRPr="00DF10E8">
          <w:rPr>
            <w:rStyle w:val="Hyperlink"/>
          </w:rPr>
          <w:t>Fishbone Diagram Example</w:t>
        </w:r>
        <w:r>
          <w:rPr>
            <w:webHidden/>
          </w:rPr>
          <w:tab/>
        </w:r>
        <w:r w:rsidR="00B3377A">
          <w:rPr>
            <w:webHidden/>
          </w:rPr>
          <w:fldChar w:fldCharType="begin"/>
        </w:r>
        <w:r>
          <w:rPr>
            <w:webHidden/>
          </w:rPr>
          <w:instrText xml:space="preserve"> PAGEREF _Toc401161045 \h </w:instrText>
        </w:r>
        <w:r w:rsidR="00B3377A">
          <w:rPr>
            <w:webHidden/>
          </w:rPr>
        </w:r>
        <w:r w:rsidR="00B3377A">
          <w:rPr>
            <w:webHidden/>
          </w:rPr>
          <w:fldChar w:fldCharType="separate"/>
        </w:r>
        <w:r>
          <w:rPr>
            <w:webHidden/>
          </w:rPr>
          <w:t>16</w:t>
        </w:r>
        <w:r w:rsidR="00B3377A">
          <w:rPr>
            <w:webHidden/>
          </w:rPr>
          <w:fldChar w:fldCharType="end"/>
        </w:r>
      </w:hyperlink>
    </w:p>
    <w:p w14:paraId="5690A928" w14:textId="77777777" w:rsidR="0029114A" w:rsidRDefault="0029114A">
      <w:pPr>
        <w:pStyle w:val="TOC1"/>
        <w:rPr>
          <w:rFonts w:asciiTheme="minorHAnsi" w:eastAsiaTheme="minorEastAsia" w:hAnsiTheme="minorHAnsi" w:cstheme="minorBidi"/>
          <w:sz w:val="22"/>
          <w:szCs w:val="22"/>
          <w:lang w:val="en-IN" w:eastAsia="en-IN"/>
        </w:rPr>
      </w:pPr>
      <w:hyperlink w:anchor="_Toc401161046" w:history="1">
        <w:r w:rsidRPr="00DF10E8">
          <w:rPr>
            <w:rStyle w:val="Hyperlink"/>
            <w:b/>
            <w:bCs/>
          </w:rPr>
          <w:t>7</w:t>
        </w:r>
        <w:r>
          <w:rPr>
            <w:rFonts w:asciiTheme="minorHAnsi" w:eastAsiaTheme="minorEastAsia" w:hAnsiTheme="minorHAnsi" w:cstheme="minorBidi"/>
            <w:sz w:val="22"/>
            <w:szCs w:val="22"/>
            <w:lang w:val="en-IN" w:eastAsia="en-IN"/>
          </w:rPr>
          <w:tab/>
        </w:r>
        <w:r w:rsidRPr="00DF10E8">
          <w:rPr>
            <w:rStyle w:val="Hyperlink"/>
            <w:b/>
            <w:bCs/>
          </w:rPr>
          <w:t>Control Chart</w:t>
        </w:r>
        <w:r>
          <w:rPr>
            <w:webHidden/>
          </w:rPr>
          <w:tab/>
        </w:r>
        <w:r w:rsidR="00B3377A">
          <w:rPr>
            <w:webHidden/>
          </w:rPr>
          <w:fldChar w:fldCharType="begin"/>
        </w:r>
        <w:r>
          <w:rPr>
            <w:webHidden/>
          </w:rPr>
          <w:instrText xml:space="preserve"> PAGEREF _Toc401161046 \h </w:instrText>
        </w:r>
        <w:r w:rsidR="00B3377A">
          <w:rPr>
            <w:webHidden/>
          </w:rPr>
        </w:r>
        <w:r w:rsidR="00B3377A">
          <w:rPr>
            <w:webHidden/>
          </w:rPr>
          <w:fldChar w:fldCharType="separate"/>
        </w:r>
        <w:r>
          <w:rPr>
            <w:webHidden/>
          </w:rPr>
          <w:t>17</w:t>
        </w:r>
        <w:r w:rsidR="00B3377A">
          <w:rPr>
            <w:webHidden/>
          </w:rPr>
          <w:fldChar w:fldCharType="end"/>
        </w:r>
      </w:hyperlink>
    </w:p>
    <w:p w14:paraId="5690A929" w14:textId="77777777" w:rsidR="0029114A" w:rsidRDefault="0029114A">
      <w:pPr>
        <w:pStyle w:val="TOC2"/>
        <w:rPr>
          <w:rFonts w:asciiTheme="minorHAnsi" w:eastAsiaTheme="minorEastAsia" w:hAnsiTheme="minorHAnsi" w:cstheme="minorBidi"/>
          <w:sz w:val="22"/>
          <w:szCs w:val="22"/>
          <w:lang w:val="en-IN" w:eastAsia="en-IN"/>
        </w:rPr>
      </w:pPr>
      <w:hyperlink w:anchor="_Toc401161047" w:history="1">
        <w:r w:rsidRPr="00DF10E8">
          <w:rPr>
            <w:rStyle w:val="Hyperlink"/>
          </w:rPr>
          <w:t>7.1</w:t>
        </w:r>
        <w:r>
          <w:rPr>
            <w:rFonts w:asciiTheme="minorHAnsi" w:eastAsiaTheme="minorEastAsia" w:hAnsiTheme="minorHAnsi" w:cstheme="minorBidi"/>
            <w:sz w:val="22"/>
            <w:szCs w:val="22"/>
            <w:lang w:val="en-IN" w:eastAsia="en-IN"/>
          </w:rPr>
          <w:tab/>
        </w:r>
        <w:r w:rsidRPr="00DF10E8">
          <w:rPr>
            <w:rStyle w:val="Hyperlink"/>
          </w:rPr>
          <w:t>When to Use a Control Chart</w:t>
        </w:r>
        <w:r>
          <w:rPr>
            <w:webHidden/>
          </w:rPr>
          <w:tab/>
        </w:r>
        <w:r w:rsidR="00B3377A">
          <w:rPr>
            <w:webHidden/>
          </w:rPr>
          <w:fldChar w:fldCharType="begin"/>
        </w:r>
        <w:r>
          <w:rPr>
            <w:webHidden/>
          </w:rPr>
          <w:instrText xml:space="preserve"> PAGEREF _Toc401161047 \h </w:instrText>
        </w:r>
        <w:r w:rsidR="00B3377A">
          <w:rPr>
            <w:webHidden/>
          </w:rPr>
        </w:r>
        <w:r w:rsidR="00B3377A">
          <w:rPr>
            <w:webHidden/>
          </w:rPr>
          <w:fldChar w:fldCharType="separate"/>
        </w:r>
        <w:r>
          <w:rPr>
            <w:webHidden/>
          </w:rPr>
          <w:t>17</w:t>
        </w:r>
        <w:r w:rsidR="00B3377A">
          <w:rPr>
            <w:webHidden/>
          </w:rPr>
          <w:fldChar w:fldCharType="end"/>
        </w:r>
      </w:hyperlink>
    </w:p>
    <w:p w14:paraId="5690A92A" w14:textId="77777777" w:rsidR="0029114A" w:rsidRDefault="0029114A">
      <w:pPr>
        <w:pStyle w:val="TOC2"/>
        <w:rPr>
          <w:rFonts w:asciiTheme="minorHAnsi" w:eastAsiaTheme="minorEastAsia" w:hAnsiTheme="minorHAnsi" w:cstheme="minorBidi"/>
          <w:sz w:val="22"/>
          <w:szCs w:val="22"/>
          <w:lang w:val="en-IN" w:eastAsia="en-IN"/>
        </w:rPr>
      </w:pPr>
      <w:hyperlink w:anchor="_Toc401161048" w:history="1">
        <w:r w:rsidRPr="00DF10E8">
          <w:rPr>
            <w:rStyle w:val="Hyperlink"/>
          </w:rPr>
          <w:t>7.2</w:t>
        </w:r>
        <w:r>
          <w:rPr>
            <w:rFonts w:asciiTheme="minorHAnsi" w:eastAsiaTheme="minorEastAsia" w:hAnsiTheme="minorHAnsi" w:cstheme="minorBidi"/>
            <w:sz w:val="22"/>
            <w:szCs w:val="22"/>
            <w:lang w:val="en-IN" w:eastAsia="en-IN"/>
          </w:rPr>
          <w:tab/>
        </w:r>
        <w:r w:rsidRPr="00DF10E8">
          <w:rPr>
            <w:rStyle w:val="Hyperlink"/>
          </w:rPr>
          <w:t>Control Chart Basic Procedure</w:t>
        </w:r>
        <w:r>
          <w:rPr>
            <w:webHidden/>
          </w:rPr>
          <w:tab/>
        </w:r>
        <w:r w:rsidR="00B3377A">
          <w:rPr>
            <w:webHidden/>
          </w:rPr>
          <w:fldChar w:fldCharType="begin"/>
        </w:r>
        <w:r>
          <w:rPr>
            <w:webHidden/>
          </w:rPr>
          <w:instrText xml:space="preserve"> PAGEREF _Toc401161048 \h </w:instrText>
        </w:r>
        <w:r w:rsidR="00B3377A">
          <w:rPr>
            <w:webHidden/>
          </w:rPr>
        </w:r>
        <w:r w:rsidR="00B3377A">
          <w:rPr>
            <w:webHidden/>
          </w:rPr>
          <w:fldChar w:fldCharType="separate"/>
        </w:r>
        <w:r>
          <w:rPr>
            <w:webHidden/>
          </w:rPr>
          <w:t>17</w:t>
        </w:r>
        <w:r w:rsidR="00B3377A">
          <w:rPr>
            <w:webHidden/>
          </w:rPr>
          <w:fldChar w:fldCharType="end"/>
        </w:r>
      </w:hyperlink>
    </w:p>
    <w:p w14:paraId="5690A92B" w14:textId="77777777" w:rsidR="0029114A" w:rsidRDefault="0029114A">
      <w:pPr>
        <w:pStyle w:val="TOC2"/>
        <w:rPr>
          <w:rFonts w:asciiTheme="minorHAnsi" w:eastAsiaTheme="minorEastAsia" w:hAnsiTheme="minorHAnsi" w:cstheme="minorBidi"/>
          <w:sz w:val="22"/>
          <w:szCs w:val="22"/>
          <w:lang w:val="en-IN" w:eastAsia="en-IN"/>
        </w:rPr>
      </w:pPr>
      <w:hyperlink w:anchor="_Toc401161049" w:history="1">
        <w:r w:rsidRPr="00DF10E8">
          <w:rPr>
            <w:rStyle w:val="Hyperlink"/>
          </w:rPr>
          <w:t>7.3</w:t>
        </w:r>
        <w:r>
          <w:rPr>
            <w:rFonts w:asciiTheme="minorHAnsi" w:eastAsiaTheme="minorEastAsia" w:hAnsiTheme="minorHAnsi" w:cstheme="minorBidi"/>
            <w:sz w:val="22"/>
            <w:szCs w:val="22"/>
            <w:lang w:val="en-IN" w:eastAsia="en-IN"/>
          </w:rPr>
          <w:tab/>
        </w:r>
        <w:r w:rsidRPr="00DF10E8">
          <w:rPr>
            <w:rStyle w:val="Hyperlink"/>
          </w:rPr>
          <w:t>Types of Control Chart</w:t>
        </w:r>
        <w:r>
          <w:rPr>
            <w:webHidden/>
          </w:rPr>
          <w:tab/>
        </w:r>
        <w:r w:rsidR="00B3377A">
          <w:rPr>
            <w:webHidden/>
          </w:rPr>
          <w:fldChar w:fldCharType="begin"/>
        </w:r>
        <w:r>
          <w:rPr>
            <w:webHidden/>
          </w:rPr>
          <w:instrText xml:space="preserve"> PAGEREF _Toc401161049 \h </w:instrText>
        </w:r>
        <w:r w:rsidR="00B3377A">
          <w:rPr>
            <w:webHidden/>
          </w:rPr>
        </w:r>
        <w:r w:rsidR="00B3377A">
          <w:rPr>
            <w:webHidden/>
          </w:rPr>
          <w:fldChar w:fldCharType="separate"/>
        </w:r>
        <w:r>
          <w:rPr>
            <w:webHidden/>
          </w:rPr>
          <w:t>19</w:t>
        </w:r>
        <w:r w:rsidR="00B3377A">
          <w:rPr>
            <w:webHidden/>
          </w:rPr>
          <w:fldChar w:fldCharType="end"/>
        </w:r>
      </w:hyperlink>
    </w:p>
    <w:p w14:paraId="5690A92C" w14:textId="77777777" w:rsidR="0029114A" w:rsidRPr="0029114A" w:rsidRDefault="0029114A">
      <w:pPr>
        <w:pStyle w:val="TOC3"/>
        <w:tabs>
          <w:tab w:val="left" w:pos="1200"/>
          <w:tab w:val="right" w:leader="dot" w:pos="9490"/>
        </w:tabs>
        <w:rPr>
          <w:rStyle w:val="Hyperlink"/>
          <w:rFonts w:ascii="Calibri" w:hAnsi="Calibri" w:cs="Calibri"/>
        </w:rPr>
      </w:pPr>
      <w:hyperlink w:anchor="_Toc401161050" w:history="1">
        <w:r w:rsidRPr="0029114A">
          <w:rPr>
            <w:rStyle w:val="Hyperlink"/>
            <w:rFonts w:ascii="Calibri" w:hAnsi="Calibri" w:cs="Calibri"/>
            <w:noProof/>
          </w:rPr>
          <w:t>7.3.1</w:t>
        </w:r>
        <w:r w:rsidRPr="0029114A">
          <w:rPr>
            <w:rStyle w:val="Hyperlink"/>
            <w:rFonts w:ascii="Calibri" w:hAnsi="Calibri" w:cs="Calibri"/>
          </w:rPr>
          <w:tab/>
        </w:r>
        <w:r w:rsidRPr="0029114A">
          <w:rPr>
            <w:rStyle w:val="Hyperlink"/>
            <w:rFonts w:ascii="Calibri" w:hAnsi="Calibri" w:cs="Calibri"/>
            <w:noProof/>
          </w:rPr>
          <w:t>Xbar and Range Chart</w:t>
        </w:r>
        <w:r w:rsidRPr="0029114A">
          <w:rPr>
            <w:rStyle w:val="Hyperlink"/>
            <w:rFonts w:ascii="Calibri" w:hAnsi="Calibri" w:cs="Calibri"/>
            <w:webHidden/>
          </w:rPr>
          <w:tab/>
        </w:r>
        <w:r w:rsidR="00B3377A" w:rsidRPr="0029114A">
          <w:rPr>
            <w:rStyle w:val="Hyperlink"/>
            <w:rFonts w:ascii="Calibri" w:hAnsi="Calibri" w:cs="Calibri"/>
            <w:webHidden/>
          </w:rPr>
          <w:fldChar w:fldCharType="begin"/>
        </w:r>
        <w:r w:rsidRPr="0029114A">
          <w:rPr>
            <w:rStyle w:val="Hyperlink"/>
            <w:rFonts w:ascii="Calibri" w:hAnsi="Calibri" w:cs="Calibri"/>
            <w:webHidden/>
          </w:rPr>
          <w:instrText xml:space="preserve"> PAGEREF _Toc401161050 \h </w:instrText>
        </w:r>
        <w:r w:rsidR="00B3377A" w:rsidRPr="0029114A">
          <w:rPr>
            <w:rStyle w:val="Hyperlink"/>
            <w:rFonts w:ascii="Calibri" w:hAnsi="Calibri" w:cs="Calibri"/>
            <w:webHidden/>
          </w:rPr>
        </w:r>
        <w:r w:rsidR="00B3377A" w:rsidRPr="0029114A">
          <w:rPr>
            <w:rStyle w:val="Hyperlink"/>
            <w:rFonts w:ascii="Calibri" w:hAnsi="Calibri" w:cs="Calibri"/>
            <w:webHidden/>
          </w:rPr>
          <w:fldChar w:fldCharType="separate"/>
        </w:r>
        <w:r w:rsidRPr="0029114A">
          <w:rPr>
            <w:rStyle w:val="Hyperlink"/>
            <w:rFonts w:ascii="Calibri" w:hAnsi="Calibri" w:cs="Calibri"/>
            <w:webHidden/>
          </w:rPr>
          <w:t>20</w:t>
        </w:r>
        <w:r w:rsidR="00B3377A" w:rsidRPr="0029114A">
          <w:rPr>
            <w:rStyle w:val="Hyperlink"/>
            <w:rFonts w:ascii="Calibri" w:hAnsi="Calibri" w:cs="Calibri"/>
            <w:webHidden/>
          </w:rPr>
          <w:fldChar w:fldCharType="end"/>
        </w:r>
      </w:hyperlink>
    </w:p>
    <w:p w14:paraId="5690A92D" w14:textId="77777777" w:rsidR="0029114A" w:rsidRPr="0029114A" w:rsidRDefault="0029114A">
      <w:pPr>
        <w:pStyle w:val="TOC3"/>
        <w:tabs>
          <w:tab w:val="left" w:pos="1200"/>
          <w:tab w:val="right" w:leader="dot" w:pos="9490"/>
        </w:tabs>
        <w:rPr>
          <w:rStyle w:val="Hyperlink"/>
          <w:rFonts w:ascii="Calibri" w:hAnsi="Calibri" w:cs="Calibri"/>
        </w:rPr>
      </w:pPr>
      <w:hyperlink w:anchor="_Toc401161051" w:history="1">
        <w:r w:rsidRPr="0029114A">
          <w:rPr>
            <w:rStyle w:val="Hyperlink"/>
            <w:rFonts w:ascii="Calibri" w:hAnsi="Calibri" w:cs="Calibri"/>
            <w:noProof/>
          </w:rPr>
          <w:t>7.3.2</w:t>
        </w:r>
        <w:r w:rsidRPr="0029114A">
          <w:rPr>
            <w:rStyle w:val="Hyperlink"/>
            <w:rFonts w:ascii="Calibri" w:hAnsi="Calibri" w:cs="Calibri"/>
          </w:rPr>
          <w:tab/>
        </w:r>
        <w:r w:rsidRPr="0029114A">
          <w:rPr>
            <w:rStyle w:val="Hyperlink"/>
            <w:rFonts w:ascii="Calibri" w:hAnsi="Calibri" w:cs="Calibri"/>
            <w:noProof/>
          </w:rPr>
          <w:t>X &amp; Moving Range Charts</w:t>
        </w:r>
        <w:r w:rsidRPr="0029114A">
          <w:rPr>
            <w:rStyle w:val="Hyperlink"/>
            <w:rFonts w:ascii="Calibri" w:hAnsi="Calibri" w:cs="Calibri"/>
            <w:webHidden/>
          </w:rPr>
          <w:tab/>
        </w:r>
        <w:r w:rsidR="00B3377A" w:rsidRPr="0029114A">
          <w:rPr>
            <w:rStyle w:val="Hyperlink"/>
            <w:rFonts w:ascii="Calibri" w:hAnsi="Calibri" w:cs="Calibri"/>
            <w:webHidden/>
          </w:rPr>
          <w:fldChar w:fldCharType="begin"/>
        </w:r>
        <w:r w:rsidRPr="0029114A">
          <w:rPr>
            <w:rStyle w:val="Hyperlink"/>
            <w:rFonts w:ascii="Calibri" w:hAnsi="Calibri" w:cs="Calibri"/>
            <w:webHidden/>
          </w:rPr>
          <w:instrText xml:space="preserve"> PAGEREF _Toc401161051 \h </w:instrText>
        </w:r>
        <w:r w:rsidR="00B3377A" w:rsidRPr="0029114A">
          <w:rPr>
            <w:rStyle w:val="Hyperlink"/>
            <w:rFonts w:ascii="Calibri" w:hAnsi="Calibri" w:cs="Calibri"/>
            <w:webHidden/>
          </w:rPr>
        </w:r>
        <w:r w:rsidR="00B3377A" w:rsidRPr="0029114A">
          <w:rPr>
            <w:rStyle w:val="Hyperlink"/>
            <w:rFonts w:ascii="Calibri" w:hAnsi="Calibri" w:cs="Calibri"/>
            <w:webHidden/>
          </w:rPr>
          <w:fldChar w:fldCharType="separate"/>
        </w:r>
        <w:r w:rsidRPr="0029114A">
          <w:rPr>
            <w:rStyle w:val="Hyperlink"/>
            <w:rFonts w:ascii="Calibri" w:hAnsi="Calibri" w:cs="Calibri"/>
            <w:webHidden/>
          </w:rPr>
          <w:t>20</w:t>
        </w:r>
        <w:r w:rsidR="00B3377A" w:rsidRPr="0029114A">
          <w:rPr>
            <w:rStyle w:val="Hyperlink"/>
            <w:rFonts w:ascii="Calibri" w:hAnsi="Calibri" w:cs="Calibri"/>
            <w:webHidden/>
          </w:rPr>
          <w:fldChar w:fldCharType="end"/>
        </w:r>
      </w:hyperlink>
    </w:p>
    <w:p w14:paraId="5690A92E" w14:textId="77777777" w:rsidR="0029114A" w:rsidRPr="0029114A" w:rsidRDefault="0029114A">
      <w:pPr>
        <w:pStyle w:val="TOC3"/>
        <w:tabs>
          <w:tab w:val="left" w:pos="1200"/>
          <w:tab w:val="right" w:leader="dot" w:pos="9490"/>
        </w:tabs>
        <w:rPr>
          <w:rStyle w:val="Hyperlink"/>
          <w:rFonts w:ascii="Calibri" w:hAnsi="Calibri" w:cs="Calibri"/>
        </w:rPr>
      </w:pPr>
      <w:hyperlink w:anchor="_Toc401161052" w:history="1">
        <w:r w:rsidRPr="0029114A">
          <w:rPr>
            <w:rStyle w:val="Hyperlink"/>
            <w:rFonts w:ascii="Calibri" w:hAnsi="Calibri" w:cs="Calibri"/>
            <w:noProof/>
          </w:rPr>
          <w:t>7.3.3</w:t>
        </w:r>
        <w:r w:rsidRPr="0029114A">
          <w:rPr>
            <w:rStyle w:val="Hyperlink"/>
            <w:rFonts w:ascii="Calibri" w:hAnsi="Calibri" w:cs="Calibri"/>
          </w:rPr>
          <w:tab/>
        </w:r>
        <w:r w:rsidRPr="0029114A">
          <w:rPr>
            <w:rStyle w:val="Hyperlink"/>
            <w:rFonts w:ascii="Calibri" w:hAnsi="Calibri" w:cs="Calibri"/>
            <w:noProof/>
          </w:rPr>
          <w:t>P Charts</w:t>
        </w:r>
        <w:r w:rsidRPr="0029114A">
          <w:rPr>
            <w:rStyle w:val="Hyperlink"/>
            <w:rFonts w:ascii="Calibri" w:hAnsi="Calibri" w:cs="Calibri"/>
            <w:webHidden/>
          </w:rPr>
          <w:tab/>
        </w:r>
        <w:r w:rsidR="00B3377A" w:rsidRPr="0029114A">
          <w:rPr>
            <w:rStyle w:val="Hyperlink"/>
            <w:rFonts w:ascii="Calibri" w:hAnsi="Calibri" w:cs="Calibri"/>
            <w:webHidden/>
          </w:rPr>
          <w:fldChar w:fldCharType="begin"/>
        </w:r>
        <w:r w:rsidRPr="0029114A">
          <w:rPr>
            <w:rStyle w:val="Hyperlink"/>
            <w:rFonts w:ascii="Calibri" w:hAnsi="Calibri" w:cs="Calibri"/>
            <w:webHidden/>
          </w:rPr>
          <w:instrText xml:space="preserve"> PAGEREF _Toc401161052 \h </w:instrText>
        </w:r>
        <w:r w:rsidR="00B3377A" w:rsidRPr="0029114A">
          <w:rPr>
            <w:rStyle w:val="Hyperlink"/>
            <w:rFonts w:ascii="Calibri" w:hAnsi="Calibri" w:cs="Calibri"/>
            <w:webHidden/>
          </w:rPr>
        </w:r>
        <w:r w:rsidR="00B3377A" w:rsidRPr="0029114A">
          <w:rPr>
            <w:rStyle w:val="Hyperlink"/>
            <w:rFonts w:ascii="Calibri" w:hAnsi="Calibri" w:cs="Calibri"/>
            <w:webHidden/>
          </w:rPr>
          <w:fldChar w:fldCharType="separate"/>
        </w:r>
        <w:r w:rsidRPr="0029114A">
          <w:rPr>
            <w:rStyle w:val="Hyperlink"/>
            <w:rFonts w:ascii="Calibri" w:hAnsi="Calibri" w:cs="Calibri"/>
            <w:webHidden/>
          </w:rPr>
          <w:t>20</w:t>
        </w:r>
        <w:r w:rsidR="00B3377A" w:rsidRPr="0029114A">
          <w:rPr>
            <w:rStyle w:val="Hyperlink"/>
            <w:rFonts w:ascii="Calibri" w:hAnsi="Calibri" w:cs="Calibri"/>
            <w:webHidden/>
          </w:rPr>
          <w:fldChar w:fldCharType="end"/>
        </w:r>
      </w:hyperlink>
    </w:p>
    <w:p w14:paraId="5690A92F" w14:textId="77777777" w:rsidR="0029114A" w:rsidRPr="0029114A" w:rsidRDefault="0029114A">
      <w:pPr>
        <w:pStyle w:val="TOC3"/>
        <w:tabs>
          <w:tab w:val="left" w:pos="1200"/>
          <w:tab w:val="right" w:leader="dot" w:pos="9490"/>
        </w:tabs>
        <w:rPr>
          <w:rStyle w:val="Hyperlink"/>
          <w:rFonts w:ascii="Calibri" w:hAnsi="Calibri" w:cs="Calibri"/>
        </w:rPr>
      </w:pPr>
      <w:hyperlink w:anchor="_Toc401161053" w:history="1">
        <w:r w:rsidRPr="0029114A">
          <w:rPr>
            <w:rStyle w:val="Hyperlink"/>
            <w:rFonts w:ascii="Calibri" w:hAnsi="Calibri" w:cs="Calibri"/>
            <w:noProof/>
          </w:rPr>
          <w:t>7.3.4</w:t>
        </w:r>
        <w:r w:rsidRPr="0029114A">
          <w:rPr>
            <w:rStyle w:val="Hyperlink"/>
            <w:rFonts w:ascii="Calibri" w:hAnsi="Calibri" w:cs="Calibri"/>
          </w:rPr>
          <w:tab/>
        </w:r>
        <w:r w:rsidRPr="0029114A">
          <w:rPr>
            <w:rStyle w:val="Hyperlink"/>
            <w:rFonts w:ascii="Calibri" w:hAnsi="Calibri" w:cs="Calibri"/>
            <w:noProof/>
          </w:rPr>
          <w:t>np Charts</w:t>
        </w:r>
        <w:r w:rsidRPr="0029114A">
          <w:rPr>
            <w:rStyle w:val="Hyperlink"/>
            <w:rFonts w:ascii="Calibri" w:hAnsi="Calibri" w:cs="Calibri"/>
            <w:webHidden/>
          </w:rPr>
          <w:tab/>
        </w:r>
        <w:r w:rsidR="00B3377A" w:rsidRPr="0029114A">
          <w:rPr>
            <w:rStyle w:val="Hyperlink"/>
            <w:rFonts w:ascii="Calibri" w:hAnsi="Calibri" w:cs="Calibri"/>
            <w:webHidden/>
          </w:rPr>
          <w:fldChar w:fldCharType="begin"/>
        </w:r>
        <w:r w:rsidRPr="0029114A">
          <w:rPr>
            <w:rStyle w:val="Hyperlink"/>
            <w:rFonts w:ascii="Calibri" w:hAnsi="Calibri" w:cs="Calibri"/>
            <w:webHidden/>
          </w:rPr>
          <w:instrText xml:space="preserve"> PAGEREF _Toc401161053 \h </w:instrText>
        </w:r>
        <w:r w:rsidR="00B3377A" w:rsidRPr="0029114A">
          <w:rPr>
            <w:rStyle w:val="Hyperlink"/>
            <w:rFonts w:ascii="Calibri" w:hAnsi="Calibri" w:cs="Calibri"/>
            <w:webHidden/>
          </w:rPr>
        </w:r>
        <w:r w:rsidR="00B3377A" w:rsidRPr="0029114A">
          <w:rPr>
            <w:rStyle w:val="Hyperlink"/>
            <w:rFonts w:ascii="Calibri" w:hAnsi="Calibri" w:cs="Calibri"/>
            <w:webHidden/>
          </w:rPr>
          <w:fldChar w:fldCharType="separate"/>
        </w:r>
        <w:r w:rsidRPr="0029114A">
          <w:rPr>
            <w:rStyle w:val="Hyperlink"/>
            <w:rFonts w:ascii="Calibri" w:hAnsi="Calibri" w:cs="Calibri"/>
            <w:webHidden/>
          </w:rPr>
          <w:t>20</w:t>
        </w:r>
        <w:r w:rsidR="00B3377A" w:rsidRPr="0029114A">
          <w:rPr>
            <w:rStyle w:val="Hyperlink"/>
            <w:rFonts w:ascii="Calibri" w:hAnsi="Calibri" w:cs="Calibri"/>
            <w:webHidden/>
          </w:rPr>
          <w:fldChar w:fldCharType="end"/>
        </w:r>
      </w:hyperlink>
    </w:p>
    <w:p w14:paraId="5690A930" w14:textId="77777777" w:rsidR="0029114A" w:rsidRPr="0029114A" w:rsidRDefault="0029114A">
      <w:pPr>
        <w:pStyle w:val="TOC3"/>
        <w:tabs>
          <w:tab w:val="left" w:pos="1200"/>
          <w:tab w:val="right" w:leader="dot" w:pos="9490"/>
        </w:tabs>
        <w:rPr>
          <w:rStyle w:val="Hyperlink"/>
          <w:rFonts w:ascii="Calibri" w:hAnsi="Calibri" w:cs="Calibri"/>
        </w:rPr>
      </w:pPr>
      <w:hyperlink w:anchor="_Toc401161054" w:history="1">
        <w:r w:rsidRPr="0029114A">
          <w:rPr>
            <w:rStyle w:val="Hyperlink"/>
            <w:rFonts w:ascii="Calibri" w:hAnsi="Calibri" w:cs="Calibri"/>
            <w:noProof/>
          </w:rPr>
          <w:t>7.3.5</w:t>
        </w:r>
        <w:r w:rsidRPr="0029114A">
          <w:rPr>
            <w:rStyle w:val="Hyperlink"/>
            <w:rFonts w:ascii="Calibri" w:hAnsi="Calibri" w:cs="Calibri"/>
          </w:rPr>
          <w:tab/>
        </w:r>
        <w:r w:rsidRPr="0029114A">
          <w:rPr>
            <w:rStyle w:val="Hyperlink"/>
            <w:rFonts w:ascii="Calibri" w:hAnsi="Calibri" w:cs="Calibri"/>
            <w:noProof/>
          </w:rPr>
          <w:t>C Charts</w:t>
        </w:r>
        <w:r w:rsidRPr="0029114A">
          <w:rPr>
            <w:rStyle w:val="Hyperlink"/>
            <w:rFonts w:ascii="Calibri" w:hAnsi="Calibri" w:cs="Calibri"/>
            <w:webHidden/>
          </w:rPr>
          <w:tab/>
        </w:r>
        <w:r w:rsidR="00B3377A" w:rsidRPr="0029114A">
          <w:rPr>
            <w:rStyle w:val="Hyperlink"/>
            <w:rFonts w:ascii="Calibri" w:hAnsi="Calibri" w:cs="Calibri"/>
            <w:webHidden/>
          </w:rPr>
          <w:fldChar w:fldCharType="begin"/>
        </w:r>
        <w:r w:rsidRPr="0029114A">
          <w:rPr>
            <w:rStyle w:val="Hyperlink"/>
            <w:rFonts w:ascii="Calibri" w:hAnsi="Calibri" w:cs="Calibri"/>
            <w:webHidden/>
          </w:rPr>
          <w:instrText xml:space="preserve"> PAGEREF _Toc401161054 \h </w:instrText>
        </w:r>
        <w:r w:rsidR="00B3377A" w:rsidRPr="0029114A">
          <w:rPr>
            <w:rStyle w:val="Hyperlink"/>
            <w:rFonts w:ascii="Calibri" w:hAnsi="Calibri" w:cs="Calibri"/>
            <w:webHidden/>
          </w:rPr>
        </w:r>
        <w:r w:rsidR="00B3377A" w:rsidRPr="0029114A">
          <w:rPr>
            <w:rStyle w:val="Hyperlink"/>
            <w:rFonts w:ascii="Calibri" w:hAnsi="Calibri" w:cs="Calibri"/>
            <w:webHidden/>
          </w:rPr>
          <w:fldChar w:fldCharType="separate"/>
        </w:r>
        <w:r w:rsidRPr="0029114A">
          <w:rPr>
            <w:rStyle w:val="Hyperlink"/>
            <w:rFonts w:ascii="Calibri" w:hAnsi="Calibri" w:cs="Calibri"/>
            <w:webHidden/>
          </w:rPr>
          <w:t>21</w:t>
        </w:r>
        <w:r w:rsidR="00B3377A" w:rsidRPr="0029114A">
          <w:rPr>
            <w:rStyle w:val="Hyperlink"/>
            <w:rFonts w:ascii="Calibri" w:hAnsi="Calibri" w:cs="Calibri"/>
            <w:webHidden/>
          </w:rPr>
          <w:fldChar w:fldCharType="end"/>
        </w:r>
      </w:hyperlink>
    </w:p>
    <w:p w14:paraId="5690A931" w14:textId="77777777" w:rsidR="0029114A" w:rsidRPr="0029114A" w:rsidRDefault="0029114A">
      <w:pPr>
        <w:pStyle w:val="TOC3"/>
        <w:tabs>
          <w:tab w:val="left" w:pos="1200"/>
          <w:tab w:val="right" w:leader="dot" w:pos="9490"/>
        </w:tabs>
        <w:rPr>
          <w:rStyle w:val="Hyperlink"/>
          <w:rFonts w:ascii="Calibri" w:hAnsi="Calibri" w:cs="Calibri"/>
        </w:rPr>
      </w:pPr>
      <w:hyperlink w:anchor="_Toc401161055" w:history="1">
        <w:r w:rsidRPr="0029114A">
          <w:rPr>
            <w:rStyle w:val="Hyperlink"/>
            <w:rFonts w:ascii="Calibri" w:hAnsi="Calibri" w:cs="Calibri"/>
            <w:noProof/>
          </w:rPr>
          <w:t>7.3.6</w:t>
        </w:r>
        <w:r w:rsidRPr="0029114A">
          <w:rPr>
            <w:rStyle w:val="Hyperlink"/>
            <w:rFonts w:ascii="Calibri" w:hAnsi="Calibri" w:cs="Calibri"/>
          </w:rPr>
          <w:tab/>
        </w:r>
        <w:r w:rsidRPr="0029114A">
          <w:rPr>
            <w:rStyle w:val="Hyperlink"/>
            <w:rFonts w:ascii="Calibri" w:hAnsi="Calibri" w:cs="Calibri"/>
            <w:noProof/>
          </w:rPr>
          <w:t>U Charts</w:t>
        </w:r>
        <w:r w:rsidRPr="0029114A">
          <w:rPr>
            <w:rStyle w:val="Hyperlink"/>
            <w:rFonts w:ascii="Calibri" w:hAnsi="Calibri" w:cs="Calibri"/>
            <w:webHidden/>
          </w:rPr>
          <w:tab/>
        </w:r>
        <w:r w:rsidR="00B3377A" w:rsidRPr="0029114A">
          <w:rPr>
            <w:rStyle w:val="Hyperlink"/>
            <w:rFonts w:ascii="Calibri" w:hAnsi="Calibri" w:cs="Calibri"/>
            <w:webHidden/>
          </w:rPr>
          <w:fldChar w:fldCharType="begin"/>
        </w:r>
        <w:r w:rsidRPr="0029114A">
          <w:rPr>
            <w:rStyle w:val="Hyperlink"/>
            <w:rFonts w:ascii="Calibri" w:hAnsi="Calibri" w:cs="Calibri"/>
            <w:webHidden/>
          </w:rPr>
          <w:instrText xml:space="preserve"> PAGEREF _Toc401161055 \h </w:instrText>
        </w:r>
        <w:r w:rsidR="00B3377A" w:rsidRPr="0029114A">
          <w:rPr>
            <w:rStyle w:val="Hyperlink"/>
            <w:rFonts w:ascii="Calibri" w:hAnsi="Calibri" w:cs="Calibri"/>
            <w:webHidden/>
          </w:rPr>
        </w:r>
        <w:r w:rsidR="00B3377A" w:rsidRPr="0029114A">
          <w:rPr>
            <w:rStyle w:val="Hyperlink"/>
            <w:rFonts w:ascii="Calibri" w:hAnsi="Calibri" w:cs="Calibri"/>
            <w:webHidden/>
          </w:rPr>
          <w:fldChar w:fldCharType="separate"/>
        </w:r>
        <w:r w:rsidRPr="0029114A">
          <w:rPr>
            <w:rStyle w:val="Hyperlink"/>
            <w:rFonts w:ascii="Calibri" w:hAnsi="Calibri" w:cs="Calibri"/>
            <w:webHidden/>
          </w:rPr>
          <w:t>21</w:t>
        </w:r>
        <w:r w:rsidR="00B3377A" w:rsidRPr="0029114A">
          <w:rPr>
            <w:rStyle w:val="Hyperlink"/>
            <w:rFonts w:ascii="Calibri" w:hAnsi="Calibri" w:cs="Calibri"/>
            <w:webHidden/>
          </w:rPr>
          <w:fldChar w:fldCharType="end"/>
        </w:r>
      </w:hyperlink>
    </w:p>
    <w:p w14:paraId="5690A932" w14:textId="77777777" w:rsidR="0029114A" w:rsidRDefault="0029114A">
      <w:pPr>
        <w:pStyle w:val="TOC1"/>
        <w:rPr>
          <w:rFonts w:asciiTheme="minorHAnsi" w:eastAsiaTheme="minorEastAsia" w:hAnsiTheme="minorHAnsi" w:cstheme="minorBidi"/>
          <w:sz w:val="22"/>
          <w:szCs w:val="22"/>
          <w:lang w:val="en-IN" w:eastAsia="en-IN"/>
        </w:rPr>
      </w:pPr>
      <w:hyperlink w:anchor="_Toc401161056" w:history="1">
        <w:r w:rsidRPr="00DF10E8">
          <w:rPr>
            <w:rStyle w:val="Hyperlink"/>
            <w:b/>
            <w:bCs/>
          </w:rPr>
          <w:t>8</w:t>
        </w:r>
        <w:r>
          <w:rPr>
            <w:rFonts w:asciiTheme="minorHAnsi" w:eastAsiaTheme="minorEastAsia" w:hAnsiTheme="minorHAnsi" w:cstheme="minorBidi"/>
            <w:sz w:val="22"/>
            <w:szCs w:val="22"/>
            <w:lang w:val="en-IN" w:eastAsia="en-IN"/>
          </w:rPr>
          <w:tab/>
        </w:r>
        <w:r w:rsidRPr="00DF10E8">
          <w:rPr>
            <w:rStyle w:val="Hyperlink"/>
            <w:b/>
            <w:bCs/>
          </w:rPr>
          <w:t>Process Capability Analysis</w:t>
        </w:r>
        <w:r>
          <w:rPr>
            <w:webHidden/>
          </w:rPr>
          <w:tab/>
        </w:r>
        <w:r w:rsidR="00B3377A">
          <w:rPr>
            <w:webHidden/>
          </w:rPr>
          <w:fldChar w:fldCharType="begin"/>
        </w:r>
        <w:r>
          <w:rPr>
            <w:webHidden/>
          </w:rPr>
          <w:instrText xml:space="preserve"> PAGEREF _Toc401161056 \h </w:instrText>
        </w:r>
        <w:r w:rsidR="00B3377A">
          <w:rPr>
            <w:webHidden/>
          </w:rPr>
        </w:r>
        <w:r w:rsidR="00B3377A">
          <w:rPr>
            <w:webHidden/>
          </w:rPr>
          <w:fldChar w:fldCharType="separate"/>
        </w:r>
        <w:r>
          <w:rPr>
            <w:webHidden/>
          </w:rPr>
          <w:t>21</w:t>
        </w:r>
        <w:r w:rsidR="00B3377A">
          <w:rPr>
            <w:webHidden/>
          </w:rPr>
          <w:fldChar w:fldCharType="end"/>
        </w:r>
      </w:hyperlink>
    </w:p>
    <w:p w14:paraId="5690A933" w14:textId="77777777" w:rsidR="0029114A" w:rsidRDefault="0029114A">
      <w:pPr>
        <w:pStyle w:val="TOC2"/>
        <w:rPr>
          <w:rFonts w:asciiTheme="minorHAnsi" w:eastAsiaTheme="minorEastAsia" w:hAnsiTheme="minorHAnsi" w:cstheme="minorBidi"/>
          <w:sz w:val="22"/>
          <w:szCs w:val="22"/>
          <w:lang w:val="en-IN" w:eastAsia="en-IN"/>
        </w:rPr>
      </w:pPr>
      <w:hyperlink w:anchor="_Toc401161057" w:history="1">
        <w:r w:rsidRPr="00DF10E8">
          <w:rPr>
            <w:rStyle w:val="Hyperlink"/>
          </w:rPr>
          <w:t>8.1</w:t>
        </w:r>
        <w:r>
          <w:rPr>
            <w:rFonts w:asciiTheme="minorHAnsi" w:eastAsiaTheme="minorEastAsia" w:hAnsiTheme="minorHAnsi" w:cstheme="minorBidi"/>
            <w:sz w:val="22"/>
            <w:szCs w:val="22"/>
            <w:lang w:val="en-IN" w:eastAsia="en-IN"/>
          </w:rPr>
          <w:tab/>
        </w:r>
        <w:r w:rsidRPr="00DF10E8">
          <w:rPr>
            <w:rStyle w:val="Hyperlink"/>
          </w:rPr>
          <w:t>Process variations</w:t>
        </w:r>
        <w:r>
          <w:rPr>
            <w:webHidden/>
          </w:rPr>
          <w:tab/>
        </w:r>
        <w:r w:rsidR="00B3377A">
          <w:rPr>
            <w:webHidden/>
          </w:rPr>
          <w:fldChar w:fldCharType="begin"/>
        </w:r>
        <w:r>
          <w:rPr>
            <w:webHidden/>
          </w:rPr>
          <w:instrText xml:space="preserve"> PAGEREF _Toc401161057 \h </w:instrText>
        </w:r>
        <w:r w:rsidR="00B3377A">
          <w:rPr>
            <w:webHidden/>
          </w:rPr>
        </w:r>
        <w:r w:rsidR="00B3377A">
          <w:rPr>
            <w:webHidden/>
          </w:rPr>
          <w:fldChar w:fldCharType="separate"/>
        </w:r>
        <w:r>
          <w:rPr>
            <w:webHidden/>
          </w:rPr>
          <w:t>22</w:t>
        </w:r>
        <w:r w:rsidR="00B3377A">
          <w:rPr>
            <w:webHidden/>
          </w:rPr>
          <w:fldChar w:fldCharType="end"/>
        </w:r>
      </w:hyperlink>
    </w:p>
    <w:p w14:paraId="5690A934" w14:textId="77777777" w:rsidR="0029114A" w:rsidRDefault="0029114A">
      <w:pPr>
        <w:pStyle w:val="TOC2"/>
        <w:rPr>
          <w:rFonts w:asciiTheme="minorHAnsi" w:eastAsiaTheme="minorEastAsia" w:hAnsiTheme="minorHAnsi" w:cstheme="minorBidi"/>
          <w:sz w:val="22"/>
          <w:szCs w:val="22"/>
          <w:lang w:val="en-IN" w:eastAsia="en-IN"/>
        </w:rPr>
      </w:pPr>
      <w:hyperlink w:anchor="_Toc401161058" w:history="1">
        <w:r w:rsidRPr="00DF10E8">
          <w:rPr>
            <w:rStyle w:val="Hyperlink"/>
          </w:rPr>
          <w:t>8.2</w:t>
        </w:r>
        <w:r>
          <w:rPr>
            <w:rFonts w:asciiTheme="minorHAnsi" w:eastAsiaTheme="minorEastAsia" w:hAnsiTheme="minorHAnsi" w:cstheme="minorBidi"/>
            <w:sz w:val="22"/>
            <w:szCs w:val="22"/>
            <w:lang w:val="en-IN" w:eastAsia="en-IN"/>
          </w:rPr>
          <w:tab/>
        </w:r>
        <w:r w:rsidRPr="00DF10E8">
          <w:rPr>
            <w:rStyle w:val="Hyperlink"/>
          </w:rPr>
          <w:t>Responding to Variation</w:t>
        </w:r>
        <w:r>
          <w:rPr>
            <w:webHidden/>
          </w:rPr>
          <w:tab/>
        </w:r>
        <w:r w:rsidR="00B3377A">
          <w:rPr>
            <w:webHidden/>
          </w:rPr>
          <w:fldChar w:fldCharType="begin"/>
        </w:r>
        <w:r>
          <w:rPr>
            <w:webHidden/>
          </w:rPr>
          <w:instrText xml:space="preserve"> PAGEREF _Toc401161058 \h </w:instrText>
        </w:r>
        <w:r w:rsidR="00B3377A">
          <w:rPr>
            <w:webHidden/>
          </w:rPr>
        </w:r>
        <w:r w:rsidR="00B3377A">
          <w:rPr>
            <w:webHidden/>
          </w:rPr>
          <w:fldChar w:fldCharType="separate"/>
        </w:r>
        <w:r>
          <w:rPr>
            <w:webHidden/>
          </w:rPr>
          <w:t>23</w:t>
        </w:r>
        <w:r w:rsidR="00B3377A">
          <w:rPr>
            <w:webHidden/>
          </w:rPr>
          <w:fldChar w:fldCharType="end"/>
        </w:r>
      </w:hyperlink>
    </w:p>
    <w:p w14:paraId="5690A935" w14:textId="77777777" w:rsidR="0029114A" w:rsidRDefault="0029114A">
      <w:pPr>
        <w:pStyle w:val="TOC1"/>
        <w:rPr>
          <w:rFonts w:asciiTheme="minorHAnsi" w:eastAsiaTheme="minorEastAsia" w:hAnsiTheme="minorHAnsi" w:cstheme="minorBidi"/>
          <w:sz w:val="22"/>
          <w:szCs w:val="22"/>
          <w:lang w:val="en-IN" w:eastAsia="en-IN"/>
        </w:rPr>
      </w:pPr>
      <w:hyperlink w:anchor="_Toc401161059" w:history="1">
        <w:r w:rsidRPr="00DF10E8">
          <w:rPr>
            <w:rStyle w:val="Hyperlink"/>
            <w:b/>
            <w:bCs/>
          </w:rPr>
          <w:t>9</w:t>
        </w:r>
        <w:r>
          <w:rPr>
            <w:rFonts w:asciiTheme="minorHAnsi" w:eastAsiaTheme="minorEastAsia" w:hAnsiTheme="minorHAnsi" w:cstheme="minorBidi"/>
            <w:sz w:val="22"/>
            <w:szCs w:val="22"/>
            <w:lang w:val="en-IN" w:eastAsia="en-IN"/>
          </w:rPr>
          <w:tab/>
        </w:r>
        <w:r w:rsidRPr="00DF10E8">
          <w:rPr>
            <w:rStyle w:val="Hyperlink"/>
            <w:b/>
            <w:bCs/>
          </w:rPr>
          <w:t>Box and Whisker Plot</w:t>
        </w:r>
        <w:r>
          <w:rPr>
            <w:webHidden/>
          </w:rPr>
          <w:tab/>
        </w:r>
        <w:r w:rsidR="00B3377A">
          <w:rPr>
            <w:webHidden/>
          </w:rPr>
          <w:fldChar w:fldCharType="begin"/>
        </w:r>
        <w:r>
          <w:rPr>
            <w:webHidden/>
          </w:rPr>
          <w:instrText xml:space="preserve"> PAGEREF _Toc401161059 \h </w:instrText>
        </w:r>
        <w:r w:rsidR="00B3377A">
          <w:rPr>
            <w:webHidden/>
          </w:rPr>
        </w:r>
        <w:r w:rsidR="00B3377A">
          <w:rPr>
            <w:webHidden/>
          </w:rPr>
          <w:fldChar w:fldCharType="separate"/>
        </w:r>
        <w:r>
          <w:rPr>
            <w:webHidden/>
          </w:rPr>
          <w:t>24</w:t>
        </w:r>
        <w:r w:rsidR="00B3377A">
          <w:rPr>
            <w:webHidden/>
          </w:rPr>
          <w:fldChar w:fldCharType="end"/>
        </w:r>
      </w:hyperlink>
    </w:p>
    <w:p w14:paraId="5690A936" w14:textId="77777777" w:rsidR="0029114A" w:rsidRDefault="0029114A">
      <w:pPr>
        <w:pStyle w:val="TOC2"/>
        <w:rPr>
          <w:rFonts w:asciiTheme="minorHAnsi" w:eastAsiaTheme="minorEastAsia" w:hAnsiTheme="minorHAnsi" w:cstheme="minorBidi"/>
          <w:sz w:val="22"/>
          <w:szCs w:val="22"/>
          <w:lang w:val="en-IN" w:eastAsia="en-IN"/>
        </w:rPr>
      </w:pPr>
      <w:hyperlink w:anchor="_Toc401161060" w:history="1">
        <w:r w:rsidRPr="00DF10E8">
          <w:rPr>
            <w:rStyle w:val="Hyperlink"/>
          </w:rPr>
          <w:t>9.1</w:t>
        </w:r>
        <w:r>
          <w:rPr>
            <w:rFonts w:asciiTheme="minorHAnsi" w:eastAsiaTheme="minorEastAsia" w:hAnsiTheme="minorHAnsi" w:cstheme="minorBidi"/>
            <w:sz w:val="22"/>
            <w:szCs w:val="22"/>
            <w:lang w:val="en-IN" w:eastAsia="en-IN"/>
          </w:rPr>
          <w:tab/>
        </w:r>
        <w:r w:rsidRPr="00DF10E8">
          <w:rPr>
            <w:rStyle w:val="Hyperlink"/>
          </w:rPr>
          <w:t>Why Use a Box and Whisker Plot?</w:t>
        </w:r>
        <w:r>
          <w:rPr>
            <w:webHidden/>
          </w:rPr>
          <w:tab/>
        </w:r>
        <w:r w:rsidR="00B3377A">
          <w:rPr>
            <w:webHidden/>
          </w:rPr>
          <w:fldChar w:fldCharType="begin"/>
        </w:r>
        <w:r>
          <w:rPr>
            <w:webHidden/>
          </w:rPr>
          <w:instrText xml:space="preserve"> PAGEREF _Toc401161060 \h </w:instrText>
        </w:r>
        <w:r w:rsidR="00B3377A">
          <w:rPr>
            <w:webHidden/>
          </w:rPr>
        </w:r>
        <w:r w:rsidR="00B3377A">
          <w:rPr>
            <w:webHidden/>
          </w:rPr>
          <w:fldChar w:fldCharType="separate"/>
        </w:r>
        <w:r>
          <w:rPr>
            <w:webHidden/>
          </w:rPr>
          <w:t>25</w:t>
        </w:r>
        <w:r w:rsidR="00B3377A">
          <w:rPr>
            <w:webHidden/>
          </w:rPr>
          <w:fldChar w:fldCharType="end"/>
        </w:r>
      </w:hyperlink>
    </w:p>
    <w:p w14:paraId="5690A937" w14:textId="77777777" w:rsidR="0029114A" w:rsidRDefault="0029114A">
      <w:pPr>
        <w:pStyle w:val="TOC2"/>
        <w:rPr>
          <w:rFonts w:asciiTheme="minorHAnsi" w:eastAsiaTheme="minorEastAsia" w:hAnsiTheme="minorHAnsi" w:cstheme="minorBidi"/>
          <w:sz w:val="22"/>
          <w:szCs w:val="22"/>
          <w:lang w:val="en-IN" w:eastAsia="en-IN"/>
        </w:rPr>
      </w:pPr>
      <w:hyperlink w:anchor="_Toc401161061" w:history="1">
        <w:r w:rsidRPr="00DF10E8">
          <w:rPr>
            <w:rStyle w:val="Hyperlink"/>
          </w:rPr>
          <w:t>9.2</w:t>
        </w:r>
        <w:r>
          <w:rPr>
            <w:rFonts w:asciiTheme="minorHAnsi" w:eastAsiaTheme="minorEastAsia" w:hAnsiTheme="minorHAnsi" w:cstheme="minorBidi"/>
            <w:sz w:val="22"/>
            <w:szCs w:val="22"/>
            <w:lang w:val="en-IN" w:eastAsia="en-IN"/>
          </w:rPr>
          <w:tab/>
        </w:r>
        <w:r w:rsidRPr="00DF10E8">
          <w:rPr>
            <w:rStyle w:val="Hyperlink"/>
          </w:rPr>
          <w:t>When to Use a Box and Whisker Plot</w:t>
        </w:r>
        <w:r>
          <w:rPr>
            <w:webHidden/>
          </w:rPr>
          <w:tab/>
        </w:r>
        <w:r w:rsidR="00B3377A">
          <w:rPr>
            <w:webHidden/>
          </w:rPr>
          <w:fldChar w:fldCharType="begin"/>
        </w:r>
        <w:r>
          <w:rPr>
            <w:webHidden/>
          </w:rPr>
          <w:instrText xml:space="preserve"> PAGEREF _Toc401161061 \h </w:instrText>
        </w:r>
        <w:r w:rsidR="00B3377A">
          <w:rPr>
            <w:webHidden/>
          </w:rPr>
        </w:r>
        <w:r w:rsidR="00B3377A">
          <w:rPr>
            <w:webHidden/>
          </w:rPr>
          <w:fldChar w:fldCharType="separate"/>
        </w:r>
        <w:r>
          <w:rPr>
            <w:webHidden/>
          </w:rPr>
          <w:t>25</w:t>
        </w:r>
        <w:r w:rsidR="00B3377A">
          <w:rPr>
            <w:webHidden/>
          </w:rPr>
          <w:fldChar w:fldCharType="end"/>
        </w:r>
      </w:hyperlink>
    </w:p>
    <w:p w14:paraId="5690A938" w14:textId="77777777" w:rsidR="0029114A" w:rsidRDefault="0029114A">
      <w:pPr>
        <w:pStyle w:val="TOC2"/>
        <w:rPr>
          <w:rFonts w:asciiTheme="minorHAnsi" w:eastAsiaTheme="minorEastAsia" w:hAnsiTheme="minorHAnsi" w:cstheme="minorBidi"/>
          <w:sz w:val="22"/>
          <w:szCs w:val="22"/>
          <w:lang w:val="en-IN" w:eastAsia="en-IN"/>
        </w:rPr>
      </w:pPr>
      <w:hyperlink w:anchor="_Toc401161062" w:history="1">
        <w:r w:rsidRPr="00DF10E8">
          <w:rPr>
            <w:rStyle w:val="Hyperlink"/>
          </w:rPr>
          <w:t>9.3</w:t>
        </w:r>
        <w:r>
          <w:rPr>
            <w:rFonts w:asciiTheme="minorHAnsi" w:eastAsiaTheme="minorEastAsia" w:hAnsiTheme="minorHAnsi" w:cstheme="minorBidi"/>
            <w:sz w:val="22"/>
            <w:szCs w:val="22"/>
            <w:lang w:val="en-IN" w:eastAsia="en-IN"/>
          </w:rPr>
          <w:tab/>
        </w:r>
        <w:r w:rsidRPr="00DF10E8">
          <w:rPr>
            <w:rStyle w:val="Hyperlink"/>
          </w:rPr>
          <w:t>A box and whisker plot is developed from five statistics.</w:t>
        </w:r>
        <w:r>
          <w:rPr>
            <w:webHidden/>
          </w:rPr>
          <w:tab/>
        </w:r>
        <w:r w:rsidR="00B3377A">
          <w:rPr>
            <w:webHidden/>
          </w:rPr>
          <w:fldChar w:fldCharType="begin"/>
        </w:r>
        <w:r>
          <w:rPr>
            <w:webHidden/>
          </w:rPr>
          <w:instrText xml:space="preserve"> PAGEREF _Toc401161062 \h </w:instrText>
        </w:r>
        <w:r w:rsidR="00B3377A">
          <w:rPr>
            <w:webHidden/>
          </w:rPr>
        </w:r>
        <w:r w:rsidR="00B3377A">
          <w:rPr>
            <w:webHidden/>
          </w:rPr>
          <w:fldChar w:fldCharType="separate"/>
        </w:r>
        <w:r>
          <w:rPr>
            <w:webHidden/>
          </w:rPr>
          <w:t>25</w:t>
        </w:r>
        <w:r w:rsidR="00B3377A">
          <w:rPr>
            <w:webHidden/>
          </w:rPr>
          <w:fldChar w:fldCharType="end"/>
        </w:r>
      </w:hyperlink>
    </w:p>
    <w:p w14:paraId="5690A939" w14:textId="77777777" w:rsidR="0029114A" w:rsidRDefault="0029114A">
      <w:pPr>
        <w:pStyle w:val="TOC2"/>
        <w:rPr>
          <w:rFonts w:asciiTheme="minorHAnsi" w:eastAsiaTheme="minorEastAsia" w:hAnsiTheme="minorHAnsi" w:cstheme="minorBidi"/>
          <w:sz w:val="22"/>
          <w:szCs w:val="22"/>
          <w:lang w:val="en-IN" w:eastAsia="en-IN"/>
        </w:rPr>
      </w:pPr>
      <w:hyperlink w:anchor="_Toc401161063" w:history="1">
        <w:r w:rsidRPr="00DF10E8">
          <w:rPr>
            <w:rStyle w:val="Hyperlink"/>
          </w:rPr>
          <w:t>9.4</w:t>
        </w:r>
        <w:r>
          <w:rPr>
            <w:rFonts w:asciiTheme="minorHAnsi" w:eastAsiaTheme="minorEastAsia" w:hAnsiTheme="minorHAnsi" w:cstheme="minorBidi"/>
            <w:sz w:val="22"/>
            <w:szCs w:val="22"/>
            <w:lang w:val="en-IN" w:eastAsia="en-IN"/>
          </w:rPr>
          <w:tab/>
        </w:r>
        <w:r w:rsidRPr="00DF10E8">
          <w:rPr>
            <w:rStyle w:val="Hyperlink"/>
          </w:rPr>
          <w:t>Box and Whisker Plot Example</w:t>
        </w:r>
        <w:r>
          <w:rPr>
            <w:webHidden/>
          </w:rPr>
          <w:tab/>
        </w:r>
        <w:r w:rsidR="00B3377A">
          <w:rPr>
            <w:webHidden/>
          </w:rPr>
          <w:fldChar w:fldCharType="begin"/>
        </w:r>
        <w:r>
          <w:rPr>
            <w:webHidden/>
          </w:rPr>
          <w:instrText xml:space="preserve"> PAGEREF _Toc401161063 \h </w:instrText>
        </w:r>
        <w:r w:rsidR="00B3377A">
          <w:rPr>
            <w:webHidden/>
          </w:rPr>
        </w:r>
        <w:r w:rsidR="00B3377A">
          <w:rPr>
            <w:webHidden/>
          </w:rPr>
          <w:fldChar w:fldCharType="separate"/>
        </w:r>
        <w:r>
          <w:rPr>
            <w:webHidden/>
          </w:rPr>
          <w:t>25</w:t>
        </w:r>
        <w:r w:rsidR="00B3377A">
          <w:rPr>
            <w:webHidden/>
          </w:rPr>
          <w:fldChar w:fldCharType="end"/>
        </w:r>
      </w:hyperlink>
    </w:p>
    <w:p w14:paraId="5690A93A" w14:textId="77777777" w:rsidR="0029114A" w:rsidRDefault="0029114A">
      <w:pPr>
        <w:pStyle w:val="TOC1"/>
        <w:rPr>
          <w:rFonts w:asciiTheme="minorHAnsi" w:eastAsiaTheme="minorEastAsia" w:hAnsiTheme="minorHAnsi" w:cstheme="minorBidi"/>
          <w:sz w:val="22"/>
          <w:szCs w:val="22"/>
          <w:lang w:val="en-IN" w:eastAsia="en-IN"/>
        </w:rPr>
      </w:pPr>
      <w:hyperlink w:anchor="_Toc401161064" w:history="1">
        <w:r w:rsidRPr="00DF10E8">
          <w:rPr>
            <w:rStyle w:val="Hyperlink"/>
            <w:b/>
            <w:bCs/>
          </w:rPr>
          <w:t>10</w:t>
        </w:r>
        <w:r>
          <w:rPr>
            <w:rFonts w:asciiTheme="minorHAnsi" w:eastAsiaTheme="minorEastAsia" w:hAnsiTheme="minorHAnsi" w:cstheme="minorBidi"/>
            <w:sz w:val="22"/>
            <w:szCs w:val="22"/>
            <w:lang w:val="en-IN" w:eastAsia="en-IN"/>
          </w:rPr>
          <w:tab/>
        </w:r>
        <w:r w:rsidRPr="00DF10E8">
          <w:rPr>
            <w:rStyle w:val="Hyperlink"/>
            <w:b/>
            <w:bCs/>
          </w:rPr>
          <w:t>Hypothesis</w:t>
        </w:r>
        <w:r>
          <w:rPr>
            <w:webHidden/>
          </w:rPr>
          <w:tab/>
        </w:r>
        <w:r w:rsidR="00B3377A">
          <w:rPr>
            <w:webHidden/>
          </w:rPr>
          <w:fldChar w:fldCharType="begin"/>
        </w:r>
        <w:r>
          <w:rPr>
            <w:webHidden/>
          </w:rPr>
          <w:instrText xml:space="preserve"> PAGEREF _Toc401161064 \h </w:instrText>
        </w:r>
        <w:r w:rsidR="00B3377A">
          <w:rPr>
            <w:webHidden/>
          </w:rPr>
        </w:r>
        <w:r w:rsidR="00B3377A">
          <w:rPr>
            <w:webHidden/>
          </w:rPr>
          <w:fldChar w:fldCharType="separate"/>
        </w:r>
        <w:r>
          <w:rPr>
            <w:webHidden/>
          </w:rPr>
          <w:t>27</w:t>
        </w:r>
        <w:r w:rsidR="00B3377A">
          <w:rPr>
            <w:webHidden/>
          </w:rPr>
          <w:fldChar w:fldCharType="end"/>
        </w:r>
      </w:hyperlink>
    </w:p>
    <w:p w14:paraId="5690A93B" w14:textId="77777777" w:rsidR="0029114A" w:rsidRDefault="0029114A">
      <w:pPr>
        <w:pStyle w:val="TOC1"/>
        <w:rPr>
          <w:rFonts w:asciiTheme="minorHAnsi" w:eastAsiaTheme="minorEastAsia" w:hAnsiTheme="minorHAnsi" w:cstheme="minorBidi"/>
          <w:sz w:val="22"/>
          <w:szCs w:val="22"/>
          <w:lang w:val="en-IN" w:eastAsia="en-IN"/>
        </w:rPr>
      </w:pPr>
      <w:hyperlink w:anchor="_Toc401161065" w:history="1">
        <w:r w:rsidRPr="00DF10E8">
          <w:rPr>
            <w:rStyle w:val="Hyperlink"/>
            <w:b/>
            <w:bCs/>
          </w:rPr>
          <w:t>11</w:t>
        </w:r>
        <w:r>
          <w:rPr>
            <w:rFonts w:asciiTheme="minorHAnsi" w:eastAsiaTheme="minorEastAsia" w:hAnsiTheme="minorHAnsi" w:cstheme="minorBidi"/>
            <w:sz w:val="22"/>
            <w:szCs w:val="22"/>
            <w:lang w:val="en-IN" w:eastAsia="en-IN"/>
          </w:rPr>
          <w:tab/>
        </w:r>
        <w:r w:rsidRPr="00DF10E8">
          <w:rPr>
            <w:rStyle w:val="Hyperlink"/>
            <w:b/>
            <w:bCs/>
          </w:rPr>
          <w:t>References</w:t>
        </w:r>
        <w:r>
          <w:rPr>
            <w:webHidden/>
          </w:rPr>
          <w:tab/>
        </w:r>
        <w:r w:rsidR="00B3377A">
          <w:rPr>
            <w:webHidden/>
          </w:rPr>
          <w:fldChar w:fldCharType="begin"/>
        </w:r>
        <w:r>
          <w:rPr>
            <w:webHidden/>
          </w:rPr>
          <w:instrText xml:space="preserve"> PAGEREF _Toc401161065 \h </w:instrText>
        </w:r>
        <w:r w:rsidR="00B3377A">
          <w:rPr>
            <w:webHidden/>
          </w:rPr>
        </w:r>
        <w:r w:rsidR="00B3377A">
          <w:rPr>
            <w:webHidden/>
          </w:rPr>
          <w:fldChar w:fldCharType="separate"/>
        </w:r>
        <w:r>
          <w:rPr>
            <w:webHidden/>
          </w:rPr>
          <w:t>32</w:t>
        </w:r>
        <w:r w:rsidR="00B3377A">
          <w:rPr>
            <w:webHidden/>
          </w:rPr>
          <w:fldChar w:fldCharType="end"/>
        </w:r>
      </w:hyperlink>
    </w:p>
    <w:p w14:paraId="5690A93C" w14:textId="77777777" w:rsidR="00CE0B89" w:rsidRPr="004B5426" w:rsidRDefault="00B3377A" w:rsidP="00940914">
      <w:pPr>
        <w:pStyle w:val="Heading1"/>
        <w:numPr>
          <w:ilvl w:val="0"/>
          <w:numId w:val="0"/>
        </w:numPr>
        <w:spacing w:line="360" w:lineRule="auto"/>
        <w:rPr>
          <w:rFonts w:ascii="Calibri" w:hAnsi="Calibri" w:cs="Calibri"/>
          <w:b/>
          <w:bCs/>
          <w:sz w:val="20"/>
        </w:rPr>
      </w:pPr>
      <w:r>
        <w:rPr>
          <w:rFonts w:ascii="Calibri" w:hAnsi="Calibri" w:cs="Calibri"/>
          <w:noProof/>
          <w:sz w:val="20"/>
          <w:szCs w:val="24"/>
        </w:rPr>
        <w:lastRenderedPageBreak/>
        <w:fldChar w:fldCharType="end"/>
      </w:r>
    </w:p>
    <w:p w14:paraId="5690A93D" w14:textId="77777777" w:rsidR="00940914" w:rsidRPr="004B5426" w:rsidRDefault="00940914" w:rsidP="00940914">
      <w:pPr>
        <w:pStyle w:val="Heading1"/>
        <w:spacing w:line="360" w:lineRule="auto"/>
        <w:rPr>
          <w:rFonts w:ascii="Calibri" w:hAnsi="Calibri" w:cs="Calibri"/>
          <w:b/>
          <w:bCs/>
          <w:sz w:val="32"/>
          <w:szCs w:val="32"/>
        </w:rPr>
      </w:pPr>
      <w:bookmarkStart w:id="3" w:name="_Toc401161019"/>
      <w:r w:rsidRPr="004B5426">
        <w:rPr>
          <w:rFonts w:ascii="Calibri" w:hAnsi="Calibri" w:cs="Calibri"/>
          <w:b/>
          <w:bCs/>
          <w:sz w:val="32"/>
          <w:szCs w:val="32"/>
        </w:rPr>
        <w:t>Introduction</w:t>
      </w:r>
      <w:bookmarkEnd w:id="3"/>
    </w:p>
    <w:p w14:paraId="5690A93E" w14:textId="77777777" w:rsidR="00CE0B89" w:rsidRDefault="00CE0B89" w:rsidP="00D13004">
      <w:pPr>
        <w:spacing w:line="360" w:lineRule="auto"/>
        <w:ind w:left="540"/>
        <w:rPr>
          <w:rFonts w:ascii="Calibri" w:hAnsi="Calibri" w:cs="Calibri"/>
          <w:sz w:val="22"/>
          <w:szCs w:val="22"/>
        </w:rPr>
      </w:pPr>
      <w:r w:rsidRPr="004B5426">
        <w:rPr>
          <w:rFonts w:ascii="Calibri" w:hAnsi="Calibri" w:cs="Calibri"/>
          <w:sz w:val="22"/>
          <w:szCs w:val="22"/>
        </w:rPr>
        <w:t>All processes are designed to produce results. The process outputs have measurable attributes that can be observed to describe the quality, quantity, cost and timeliness of the results produced.</w:t>
      </w:r>
    </w:p>
    <w:p w14:paraId="5690A93F" w14:textId="77777777" w:rsidR="00D13004" w:rsidRPr="004B5426" w:rsidRDefault="00D13004" w:rsidP="00D13004">
      <w:pPr>
        <w:spacing w:line="360" w:lineRule="auto"/>
        <w:ind w:left="540"/>
        <w:rPr>
          <w:rFonts w:ascii="Calibri" w:hAnsi="Calibri" w:cs="Calibri"/>
          <w:sz w:val="22"/>
          <w:szCs w:val="22"/>
        </w:rPr>
      </w:pPr>
    </w:p>
    <w:p w14:paraId="5690A940" w14:textId="77777777" w:rsidR="00CE0B89" w:rsidRDefault="00CE0B89" w:rsidP="00D13004">
      <w:pPr>
        <w:spacing w:line="360" w:lineRule="auto"/>
        <w:ind w:left="540"/>
        <w:rPr>
          <w:rFonts w:ascii="Calibri" w:hAnsi="Calibri" w:cs="Calibri"/>
          <w:sz w:val="22"/>
          <w:szCs w:val="22"/>
        </w:rPr>
      </w:pPr>
      <w:r w:rsidRPr="004B5426">
        <w:rPr>
          <w:rFonts w:ascii="Calibri" w:hAnsi="Calibri" w:cs="Calibri"/>
          <w:sz w:val="22"/>
          <w:szCs w:val="22"/>
        </w:rPr>
        <w:t xml:space="preserve">Data is collected on efforts, schedule, size, defects pertaining to metrics such as efforts variance, schedule variance, defect density etc. Data needs to be analyzed to identify trends and causes of variations. </w:t>
      </w:r>
    </w:p>
    <w:p w14:paraId="5690A941" w14:textId="77777777" w:rsidR="00D13004" w:rsidRPr="004B5426" w:rsidRDefault="00D13004" w:rsidP="00D13004">
      <w:pPr>
        <w:spacing w:line="360" w:lineRule="auto"/>
        <w:ind w:left="540"/>
        <w:rPr>
          <w:rFonts w:ascii="Calibri" w:hAnsi="Calibri" w:cs="Calibri"/>
          <w:sz w:val="22"/>
          <w:szCs w:val="22"/>
        </w:rPr>
      </w:pPr>
    </w:p>
    <w:p w14:paraId="5690A942" w14:textId="77777777" w:rsidR="007821C8" w:rsidRPr="004B5426" w:rsidRDefault="00CE0B89" w:rsidP="00D13004">
      <w:pPr>
        <w:spacing w:line="360" w:lineRule="auto"/>
        <w:ind w:left="540"/>
        <w:rPr>
          <w:rFonts w:ascii="Calibri" w:hAnsi="Calibri" w:cs="Calibri"/>
          <w:sz w:val="22"/>
          <w:szCs w:val="22"/>
        </w:rPr>
      </w:pPr>
      <w:r w:rsidRPr="004B5426">
        <w:rPr>
          <w:rFonts w:ascii="Calibri" w:hAnsi="Calibri" w:cs="Calibri"/>
          <w:sz w:val="22"/>
          <w:szCs w:val="22"/>
        </w:rPr>
        <w:t xml:space="preserve">Data can be analyzed using statistical </w:t>
      </w:r>
      <w:r w:rsidR="00732784" w:rsidRPr="004B5426">
        <w:rPr>
          <w:rFonts w:ascii="Calibri" w:hAnsi="Calibri" w:cs="Calibri"/>
          <w:sz w:val="22"/>
          <w:szCs w:val="22"/>
        </w:rPr>
        <w:t xml:space="preserve">tools &amp; </w:t>
      </w:r>
      <w:r w:rsidR="004B7045" w:rsidRPr="004B5426">
        <w:rPr>
          <w:rFonts w:ascii="Calibri" w:hAnsi="Calibri" w:cs="Calibri"/>
          <w:sz w:val="22"/>
          <w:szCs w:val="22"/>
        </w:rPr>
        <w:t xml:space="preserve">techniques </w:t>
      </w:r>
      <w:r w:rsidRPr="004B5426">
        <w:rPr>
          <w:rFonts w:ascii="Calibri" w:hAnsi="Calibri" w:cs="Calibri"/>
          <w:sz w:val="22"/>
          <w:szCs w:val="22"/>
        </w:rPr>
        <w:t>like Pareto, Cause &amp; effect diagrams, control charts etc.</w:t>
      </w:r>
      <w:r w:rsidR="00686A95" w:rsidRPr="004B5426">
        <w:rPr>
          <w:rFonts w:ascii="Calibri" w:hAnsi="Calibri" w:cs="Calibri"/>
          <w:sz w:val="22"/>
          <w:szCs w:val="22"/>
        </w:rPr>
        <w:t xml:space="preserve"> </w:t>
      </w:r>
      <w:r w:rsidRPr="004B5426">
        <w:rPr>
          <w:rFonts w:ascii="Calibri" w:hAnsi="Calibri" w:cs="Calibri"/>
          <w:sz w:val="22"/>
          <w:szCs w:val="22"/>
        </w:rPr>
        <w:t xml:space="preserve">Few of the statistical </w:t>
      </w:r>
      <w:r w:rsidR="00732784" w:rsidRPr="004B5426">
        <w:rPr>
          <w:rFonts w:ascii="Calibri" w:hAnsi="Calibri" w:cs="Calibri"/>
          <w:sz w:val="22"/>
          <w:szCs w:val="22"/>
        </w:rPr>
        <w:t xml:space="preserve">tools &amp; </w:t>
      </w:r>
      <w:r w:rsidR="004B7045" w:rsidRPr="004B5426">
        <w:rPr>
          <w:rFonts w:ascii="Calibri" w:hAnsi="Calibri" w:cs="Calibri"/>
          <w:sz w:val="22"/>
          <w:szCs w:val="22"/>
        </w:rPr>
        <w:t xml:space="preserve">techniques </w:t>
      </w:r>
      <w:r w:rsidRPr="004B5426">
        <w:rPr>
          <w:rFonts w:ascii="Calibri" w:hAnsi="Calibri" w:cs="Calibri"/>
          <w:sz w:val="22"/>
          <w:szCs w:val="22"/>
        </w:rPr>
        <w:t xml:space="preserve">are listed below </w:t>
      </w:r>
      <w:r w:rsidR="00686A95" w:rsidRPr="004B5426">
        <w:rPr>
          <w:rFonts w:ascii="Calibri" w:hAnsi="Calibri" w:cs="Calibri"/>
          <w:sz w:val="22"/>
          <w:szCs w:val="22"/>
        </w:rPr>
        <w:t xml:space="preserve">along with the necessary </w:t>
      </w:r>
      <w:r w:rsidR="006D3969" w:rsidRPr="004B5426">
        <w:rPr>
          <w:rFonts w:ascii="Calibri" w:hAnsi="Calibri" w:cs="Calibri"/>
          <w:sz w:val="22"/>
          <w:szCs w:val="22"/>
        </w:rPr>
        <w:t>guidelines</w:t>
      </w:r>
      <w:r w:rsidR="00AA5BBC" w:rsidRPr="004B5426">
        <w:rPr>
          <w:rFonts w:ascii="Calibri" w:hAnsi="Calibri" w:cs="Calibri"/>
          <w:sz w:val="22"/>
          <w:szCs w:val="22"/>
        </w:rPr>
        <w:t>.</w:t>
      </w:r>
    </w:p>
    <w:p w14:paraId="5690A943" w14:textId="77777777" w:rsidR="009B665D" w:rsidRPr="004B5426" w:rsidRDefault="009B665D" w:rsidP="009B665D">
      <w:pPr>
        <w:pStyle w:val="Heading1"/>
        <w:spacing w:line="360" w:lineRule="auto"/>
        <w:rPr>
          <w:rFonts w:ascii="Calibri" w:hAnsi="Calibri" w:cs="Calibri"/>
          <w:b/>
          <w:bCs/>
          <w:sz w:val="32"/>
          <w:szCs w:val="32"/>
        </w:rPr>
      </w:pPr>
      <w:bookmarkStart w:id="4" w:name="_Toc401161020"/>
      <w:r w:rsidRPr="004B5426">
        <w:rPr>
          <w:rFonts w:ascii="Calibri" w:hAnsi="Calibri" w:cs="Calibri"/>
          <w:b/>
          <w:bCs/>
          <w:sz w:val="32"/>
          <w:szCs w:val="32"/>
        </w:rPr>
        <w:t>Descriptive Statistics</w:t>
      </w:r>
      <w:bookmarkEnd w:id="4"/>
    </w:p>
    <w:p w14:paraId="5690A944" w14:textId="77777777" w:rsidR="009B665D" w:rsidRPr="004B5426" w:rsidRDefault="009B665D" w:rsidP="009B665D">
      <w:pPr>
        <w:pStyle w:val="Heading2"/>
        <w:spacing w:line="360" w:lineRule="auto"/>
        <w:rPr>
          <w:rFonts w:ascii="Calibri" w:hAnsi="Calibri" w:cs="Calibri"/>
          <w:sz w:val="28"/>
          <w:szCs w:val="28"/>
        </w:rPr>
      </w:pPr>
      <w:bookmarkStart w:id="5" w:name="_Toc401161021"/>
      <w:r w:rsidRPr="004B5426">
        <w:rPr>
          <w:rFonts w:ascii="Calibri" w:hAnsi="Calibri" w:cs="Calibri"/>
          <w:sz w:val="28"/>
          <w:szCs w:val="28"/>
        </w:rPr>
        <w:t>Measures of central tendency</w:t>
      </w:r>
      <w:bookmarkEnd w:id="5"/>
    </w:p>
    <w:p w14:paraId="5690A945" w14:textId="77777777" w:rsidR="009B665D" w:rsidRPr="004B5426" w:rsidRDefault="009B665D" w:rsidP="009B665D">
      <w:pPr>
        <w:pStyle w:val="Heading2"/>
        <w:numPr>
          <w:ilvl w:val="2"/>
          <w:numId w:val="1"/>
        </w:numPr>
        <w:tabs>
          <w:tab w:val="num" w:pos="1296"/>
        </w:tabs>
        <w:spacing w:line="360" w:lineRule="auto"/>
        <w:ind w:left="1296"/>
        <w:rPr>
          <w:rFonts w:ascii="Calibri" w:hAnsi="Calibri" w:cs="Calibri"/>
          <w:sz w:val="24"/>
        </w:rPr>
      </w:pPr>
      <w:bookmarkStart w:id="6" w:name="_Toc401161022"/>
      <w:r w:rsidRPr="004B5426">
        <w:rPr>
          <w:rFonts w:ascii="Calibri" w:hAnsi="Calibri" w:cs="Calibri"/>
          <w:sz w:val="24"/>
        </w:rPr>
        <w:t>Mean</w:t>
      </w:r>
      <w:bookmarkEnd w:id="6"/>
    </w:p>
    <w:p w14:paraId="5690A946" w14:textId="77777777" w:rsidR="009B665D" w:rsidRPr="004B5426" w:rsidRDefault="009B665D" w:rsidP="00282B7B">
      <w:pPr>
        <w:spacing w:line="360" w:lineRule="auto"/>
        <w:ind w:left="540"/>
        <w:rPr>
          <w:rFonts w:ascii="Calibri" w:hAnsi="Calibri" w:cs="Calibri"/>
          <w:sz w:val="22"/>
          <w:szCs w:val="22"/>
        </w:rPr>
      </w:pPr>
      <w:r w:rsidRPr="004B5426">
        <w:rPr>
          <w:rFonts w:ascii="Calibri" w:hAnsi="Calibri" w:cs="Calibri"/>
          <w:sz w:val="22"/>
          <w:szCs w:val="22"/>
        </w:rPr>
        <w:t xml:space="preserve">The mean (μ) is equal to the sum of n number of observations divided by the number of observations (sample size). Mean is </w:t>
      </w:r>
      <w:r w:rsidR="006D3969" w:rsidRPr="004B5426">
        <w:rPr>
          <w:rFonts w:ascii="Calibri" w:hAnsi="Calibri" w:cs="Calibri"/>
          <w:sz w:val="22"/>
          <w:szCs w:val="22"/>
        </w:rPr>
        <w:t>affected</w:t>
      </w:r>
      <w:r w:rsidRPr="004B5426">
        <w:rPr>
          <w:rFonts w:ascii="Calibri" w:hAnsi="Calibri" w:cs="Calibri"/>
          <w:sz w:val="22"/>
          <w:szCs w:val="22"/>
        </w:rPr>
        <w:t xml:space="preserve"> by extreme high or low values (outliers) and may not best characterize skewed distributions.</w:t>
      </w:r>
    </w:p>
    <w:p w14:paraId="5690A947" w14:textId="77777777" w:rsidR="009B665D" w:rsidRPr="004B5426" w:rsidRDefault="009B665D" w:rsidP="009B665D">
      <w:pPr>
        <w:ind w:left="576"/>
        <w:rPr>
          <w:rFonts w:ascii="Calibri" w:hAnsi="Calibri" w:cs="Calibri"/>
          <w:szCs w:val="20"/>
        </w:rPr>
      </w:pPr>
    </w:p>
    <w:p w14:paraId="5690A948" w14:textId="77777777" w:rsidR="009B665D" w:rsidRPr="004B5426" w:rsidRDefault="00F42A23" w:rsidP="009B665D">
      <w:pPr>
        <w:ind w:left="576"/>
        <w:jc w:val="center"/>
        <w:rPr>
          <w:rFonts w:ascii="Calibri" w:hAnsi="Calibri" w:cs="Calibri"/>
          <w:szCs w:val="20"/>
        </w:rPr>
      </w:pPr>
      <w:r>
        <w:rPr>
          <w:rFonts w:ascii="Calibri" w:hAnsi="Calibri" w:cs="Calibri"/>
          <w:noProof/>
          <w:szCs w:val="20"/>
          <w:lang w:val="en-IN" w:eastAsia="en-IN" w:bidi="hi-IN"/>
        </w:rPr>
        <w:drawing>
          <wp:inline distT="0" distB="0" distL="0" distR="0" wp14:anchorId="5690AC40" wp14:editId="5690AC41">
            <wp:extent cx="3096895" cy="1638935"/>
            <wp:effectExtent l="1905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srcRect/>
                    <a:stretch>
                      <a:fillRect/>
                    </a:stretch>
                  </pic:blipFill>
                  <pic:spPr bwMode="auto">
                    <a:xfrm>
                      <a:off x="0" y="0"/>
                      <a:ext cx="3096895" cy="1638935"/>
                    </a:xfrm>
                    <a:prstGeom prst="rect">
                      <a:avLst/>
                    </a:prstGeom>
                    <a:noFill/>
                    <a:ln w="9525">
                      <a:noFill/>
                      <a:miter lim="800000"/>
                      <a:headEnd/>
                      <a:tailEnd/>
                    </a:ln>
                  </pic:spPr>
                </pic:pic>
              </a:graphicData>
            </a:graphic>
          </wp:inline>
        </w:drawing>
      </w:r>
    </w:p>
    <w:p w14:paraId="5690A949" w14:textId="77777777" w:rsidR="009B665D" w:rsidRPr="004B5426" w:rsidRDefault="009B665D" w:rsidP="009B665D">
      <w:pPr>
        <w:pStyle w:val="Heading2"/>
        <w:numPr>
          <w:ilvl w:val="2"/>
          <w:numId w:val="1"/>
        </w:numPr>
        <w:tabs>
          <w:tab w:val="num" w:pos="1296"/>
        </w:tabs>
        <w:spacing w:line="360" w:lineRule="auto"/>
        <w:ind w:left="1296"/>
        <w:rPr>
          <w:rFonts w:ascii="Calibri" w:hAnsi="Calibri" w:cs="Calibri"/>
          <w:sz w:val="24"/>
        </w:rPr>
      </w:pPr>
      <w:bookmarkStart w:id="7" w:name="_Toc401161023"/>
      <w:r w:rsidRPr="004B5426">
        <w:rPr>
          <w:rFonts w:ascii="Calibri" w:hAnsi="Calibri" w:cs="Calibri"/>
          <w:sz w:val="24"/>
        </w:rPr>
        <w:t>Median</w:t>
      </w:r>
      <w:bookmarkEnd w:id="7"/>
    </w:p>
    <w:p w14:paraId="5690A94A" w14:textId="77777777" w:rsidR="009B665D" w:rsidRDefault="009B665D" w:rsidP="00282B7B">
      <w:pPr>
        <w:spacing w:line="360" w:lineRule="auto"/>
        <w:ind w:left="540"/>
        <w:rPr>
          <w:rFonts w:ascii="Calibri" w:hAnsi="Calibri" w:cs="Calibri"/>
          <w:sz w:val="22"/>
          <w:szCs w:val="22"/>
        </w:rPr>
      </w:pPr>
      <w:r w:rsidRPr="004B5426">
        <w:rPr>
          <w:rFonts w:ascii="Calibri" w:hAnsi="Calibri" w:cs="Calibri"/>
          <w:sz w:val="22"/>
          <w:szCs w:val="22"/>
        </w:rPr>
        <w:t>The median represents the middle of the ordered sample data. When the sample size is odd, the median is the middle value. When the sample size is even, the median is the midpoint/mean of the two middle values. The median is the 50th percentile of the data, in that 50% of the data falls above the median, and 50% falls below. The data must be ordered (ranked) to determine the median.</w:t>
      </w:r>
    </w:p>
    <w:p w14:paraId="5690A94B" w14:textId="77777777" w:rsidR="00D13004" w:rsidRPr="004B5426" w:rsidRDefault="00D13004" w:rsidP="00282B7B">
      <w:pPr>
        <w:spacing w:line="360" w:lineRule="auto"/>
        <w:ind w:left="540"/>
        <w:rPr>
          <w:rFonts w:ascii="Calibri" w:hAnsi="Calibri" w:cs="Calibri"/>
          <w:sz w:val="22"/>
          <w:szCs w:val="22"/>
        </w:rPr>
      </w:pPr>
    </w:p>
    <w:p w14:paraId="5690A94C" w14:textId="77777777" w:rsidR="009B665D" w:rsidRPr="004B5426" w:rsidRDefault="009B665D" w:rsidP="00282B7B">
      <w:pPr>
        <w:spacing w:line="360" w:lineRule="auto"/>
        <w:ind w:left="540"/>
        <w:rPr>
          <w:rFonts w:ascii="Calibri" w:hAnsi="Calibri" w:cs="Calibri"/>
          <w:sz w:val="22"/>
          <w:szCs w:val="22"/>
        </w:rPr>
      </w:pPr>
      <w:r w:rsidRPr="004B5426">
        <w:rPr>
          <w:rFonts w:ascii="Calibri" w:hAnsi="Calibri" w:cs="Calibri"/>
          <w:sz w:val="22"/>
          <w:szCs w:val="22"/>
        </w:rPr>
        <w:lastRenderedPageBreak/>
        <w:t xml:space="preserve">Median requires ordering of values and can be used with both interval and ordinal data. Median is not affected by outliers and better </w:t>
      </w:r>
      <w:r w:rsidR="006D3969" w:rsidRPr="004B5426">
        <w:rPr>
          <w:rFonts w:ascii="Calibri" w:hAnsi="Calibri" w:cs="Calibri"/>
          <w:sz w:val="22"/>
          <w:szCs w:val="22"/>
        </w:rPr>
        <w:t>characterizes</w:t>
      </w:r>
      <w:r w:rsidRPr="004B5426">
        <w:rPr>
          <w:rFonts w:ascii="Calibri" w:hAnsi="Calibri" w:cs="Calibri"/>
          <w:sz w:val="22"/>
          <w:szCs w:val="22"/>
        </w:rPr>
        <w:t xml:space="preserve"> skewed distributions. For symmetric distributions, the mean and the median are the same. For skewed distributions, the mean lies in the direction of the skew (the longer tail) relative to the median.</w:t>
      </w:r>
    </w:p>
    <w:p w14:paraId="5690A94D" w14:textId="77777777" w:rsidR="009B665D" w:rsidRPr="004B5426" w:rsidRDefault="00F42A23" w:rsidP="009B665D">
      <w:pPr>
        <w:jc w:val="center"/>
        <w:rPr>
          <w:rFonts w:ascii="Calibri" w:hAnsi="Calibri" w:cs="Calibri"/>
        </w:rPr>
      </w:pPr>
      <w:r>
        <w:rPr>
          <w:rFonts w:ascii="Calibri" w:hAnsi="Calibri" w:cs="Calibri"/>
          <w:noProof/>
          <w:sz w:val="22"/>
          <w:szCs w:val="22"/>
          <w:lang w:val="en-IN" w:eastAsia="en-IN" w:bidi="hi-IN"/>
        </w:rPr>
        <w:drawing>
          <wp:inline distT="0" distB="0" distL="0" distR="0" wp14:anchorId="5690AC42" wp14:editId="5690AC43">
            <wp:extent cx="3105785" cy="157861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3105785" cy="1578610"/>
                    </a:xfrm>
                    <a:prstGeom prst="rect">
                      <a:avLst/>
                    </a:prstGeom>
                    <a:noFill/>
                    <a:ln w="9525">
                      <a:noFill/>
                      <a:miter lim="800000"/>
                      <a:headEnd/>
                      <a:tailEnd/>
                    </a:ln>
                  </pic:spPr>
                </pic:pic>
              </a:graphicData>
            </a:graphic>
          </wp:inline>
        </w:drawing>
      </w:r>
    </w:p>
    <w:p w14:paraId="5690A94E" w14:textId="77777777" w:rsidR="009B665D" w:rsidRPr="004B5426" w:rsidRDefault="009B665D" w:rsidP="009B665D">
      <w:pPr>
        <w:rPr>
          <w:rFonts w:ascii="Calibri" w:hAnsi="Calibri" w:cs="Calibri"/>
        </w:rPr>
      </w:pPr>
    </w:p>
    <w:p w14:paraId="5690A94F" w14:textId="77777777" w:rsidR="009B665D" w:rsidRPr="004B5426" w:rsidRDefault="009B665D" w:rsidP="009B665D">
      <w:pPr>
        <w:pStyle w:val="Heading2"/>
        <w:numPr>
          <w:ilvl w:val="2"/>
          <w:numId w:val="1"/>
        </w:numPr>
        <w:tabs>
          <w:tab w:val="num" w:pos="1296"/>
        </w:tabs>
        <w:spacing w:line="360" w:lineRule="auto"/>
        <w:ind w:left="1296"/>
        <w:rPr>
          <w:rFonts w:ascii="Calibri" w:hAnsi="Calibri" w:cs="Calibri"/>
          <w:sz w:val="24"/>
        </w:rPr>
      </w:pPr>
      <w:bookmarkStart w:id="8" w:name="_Toc401161024"/>
      <w:r w:rsidRPr="004B5426">
        <w:rPr>
          <w:rFonts w:ascii="Calibri" w:hAnsi="Calibri" w:cs="Calibri"/>
          <w:sz w:val="24"/>
        </w:rPr>
        <w:t>Mode</w:t>
      </w:r>
      <w:bookmarkEnd w:id="8"/>
    </w:p>
    <w:p w14:paraId="5690A950" w14:textId="77777777" w:rsidR="009B665D" w:rsidRPr="004B5426" w:rsidRDefault="009B665D" w:rsidP="00282B7B">
      <w:pPr>
        <w:spacing w:line="360" w:lineRule="auto"/>
        <w:ind w:left="540"/>
        <w:rPr>
          <w:rFonts w:ascii="Calibri" w:hAnsi="Calibri" w:cs="Calibri"/>
          <w:sz w:val="22"/>
          <w:szCs w:val="22"/>
        </w:rPr>
      </w:pPr>
      <w:r w:rsidRPr="004B5426">
        <w:rPr>
          <w:rFonts w:ascii="Calibri" w:hAnsi="Calibri" w:cs="Calibri"/>
          <w:sz w:val="22"/>
          <w:szCs w:val="22"/>
        </w:rPr>
        <w:t>The mode is the value that occurs most frequently. Mode only involves determination of most common value and can be used with interval, ordinal, and nominal data.</w:t>
      </w:r>
    </w:p>
    <w:p w14:paraId="5690A951" w14:textId="77777777" w:rsidR="009B665D" w:rsidRPr="004B5426" w:rsidRDefault="00F42A23" w:rsidP="009B665D">
      <w:pPr>
        <w:ind w:left="576"/>
        <w:jc w:val="center"/>
        <w:rPr>
          <w:rFonts w:ascii="Calibri" w:hAnsi="Calibri" w:cs="Calibri"/>
          <w:sz w:val="22"/>
          <w:szCs w:val="22"/>
        </w:rPr>
      </w:pPr>
      <w:r>
        <w:rPr>
          <w:rFonts w:ascii="Calibri" w:hAnsi="Calibri" w:cs="Calibri"/>
          <w:noProof/>
          <w:sz w:val="22"/>
          <w:szCs w:val="22"/>
          <w:lang w:val="en-IN" w:eastAsia="en-IN" w:bidi="hi-IN"/>
        </w:rPr>
        <w:drawing>
          <wp:inline distT="0" distB="0" distL="0" distR="0" wp14:anchorId="5690AC44" wp14:editId="5690AC45">
            <wp:extent cx="2691130" cy="140589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srcRect/>
                    <a:stretch>
                      <a:fillRect/>
                    </a:stretch>
                  </pic:blipFill>
                  <pic:spPr bwMode="auto">
                    <a:xfrm>
                      <a:off x="0" y="0"/>
                      <a:ext cx="2691130" cy="1405890"/>
                    </a:xfrm>
                    <a:prstGeom prst="rect">
                      <a:avLst/>
                    </a:prstGeom>
                    <a:noFill/>
                    <a:ln w="9525">
                      <a:noFill/>
                      <a:miter lim="800000"/>
                      <a:headEnd/>
                      <a:tailEnd/>
                    </a:ln>
                  </pic:spPr>
                </pic:pic>
              </a:graphicData>
            </a:graphic>
          </wp:inline>
        </w:drawing>
      </w:r>
    </w:p>
    <w:p w14:paraId="5690A952" w14:textId="77777777" w:rsidR="009B665D" w:rsidRPr="004B5426" w:rsidRDefault="009B665D" w:rsidP="009B665D">
      <w:pPr>
        <w:pStyle w:val="Heading2"/>
        <w:spacing w:line="360" w:lineRule="auto"/>
        <w:rPr>
          <w:rFonts w:ascii="Calibri" w:hAnsi="Calibri" w:cs="Calibri"/>
          <w:sz w:val="28"/>
          <w:szCs w:val="28"/>
        </w:rPr>
      </w:pPr>
      <w:bookmarkStart w:id="9" w:name="_Toc401161025"/>
      <w:r w:rsidRPr="004B5426">
        <w:rPr>
          <w:rFonts w:ascii="Calibri" w:hAnsi="Calibri" w:cs="Calibri"/>
          <w:sz w:val="28"/>
          <w:szCs w:val="28"/>
        </w:rPr>
        <w:t>Measures of variation</w:t>
      </w:r>
      <w:bookmarkEnd w:id="9"/>
    </w:p>
    <w:p w14:paraId="5690A953" w14:textId="77777777" w:rsidR="009B665D" w:rsidRPr="004B5426" w:rsidRDefault="009B665D" w:rsidP="009B665D">
      <w:pPr>
        <w:pStyle w:val="Heading2"/>
        <w:numPr>
          <w:ilvl w:val="2"/>
          <w:numId w:val="1"/>
        </w:numPr>
        <w:tabs>
          <w:tab w:val="num" w:pos="1296"/>
        </w:tabs>
        <w:spacing w:line="360" w:lineRule="auto"/>
        <w:ind w:left="1296"/>
        <w:rPr>
          <w:rFonts w:ascii="Calibri" w:hAnsi="Calibri" w:cs="Calibri"/>
          <w:sz w:val="24"/>
        </w:rPr>
      </w:pPr>
      <w:bookmarkStart w:id="10" w:name="_Toc401161026"/>
      <w:r w:rsidRPr="004B5426">
        <w:rPr>
          <w:rFonts w:ascii="Calibri" w:hAnsi="Calibri" w:cs="Calibri"/>
          <w:sz w:val="24"/>
        </w:rPr>
        <w:t>Range</w:t>
      </w:r>
      <w:bookmarkEnd w:id="10"/>
    </w:p>
    <w:p w14:paraId="5690A954" w14:textId="77777777" w:rsidR="009B665D" w:rsidRPr="004B5426" w:rsidRDefault="009B665D" w:rsidP="009B665D">
      <w:pPr>
        <w:ind w:left="576"/>
        <w:rPr>
          <w:rFonts w:ascii="Calibri" w:hAnsi="Calibri" w:cs="Calibri"/>
        </w:rPr>
      </w:pPr>
    </w:p>
    <w:p w14:paraId="5690A955" w14:textId="77777777" w:rsidR="009B665D" w:rsidRPr="004B5426" w:rsidRDefault="009B665D" w:rsidP="00282B7B">
      <w:pPr>
        <w:spacing w:line="360" w:lineRule="auto"/>
        <w:ind w:left="540"/>
        <w:rPr>
          <w:rFonts w:ascii="Calibri" w:hAnsi="Calibri" w:cs="Calibri"/>
          <w:sz w:val="22"/>
          <w:szCs w:val="22"/>
        </w:rPr>
      </w:pPr>
      <w:r w:rsidRPr="004B5426">
        <w:rPr>
          <w:rFonts w:ascii="Calibri" w:hAnsi="Calibri" w:cs="Calibri"/>
          <w:sz w:val="22"/>
          <w:szCs w:val="22"/>
        </w:rPr>
        <w:t>The range is a rudimentary measure of data dispersion and is the difference between the lowest and highest observation values. Standard deviation is extremely sensitive to extreme values.</w:t>
      </w:r>
    </w:p>
    <w:p w14:paraId="5690A956" w14:textId="77777777" w:rsidR="009B665D" w:rsidRPr="004B5426" w:rsidRDefault="00F42A23" w:rsidP="009B665D">
      <w:pPr>
        <w:ind w:left="720"/>
        <w:jc w:val="center"/>
        <w:rPr>
          <w:rFonts w:ascii="Calibri" w:hAnsi="Calibri" w:cs="Calibri"/>
          <w:sz w:val="22"/>
          <w:szCs w:val="22"/>
        </w:rPr>
      </w:pPr>
      <w:r>
        <w:rPr>
          <w:rFonts w:ascii="Calibri" w:hAnsi="Calibri" w:cs="Calibri"/>
          <w:noProof/>
          <w:sz w:val="22"/>
          <w:szCs w:val="22"/>
          <w:lang w:val="en-IN" w:eastAsia="en-IN" w:bidi="hi-IN"/>
        </w:rPr>
        <w:drawing>
          <wp:inline distT="0" distB="0" distL="0" distR="0" wp14:anchorId="5690AC46" wp14:editId="5690AC47">
            <wp:extent cx="3355975" cy="163893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srcRect/>
                    <a:stretch>
                      <a:fillRect/>
                    </a:stretch>
                  </pic:blipFill>
                  <pic:spPr bwMode="auto">
                    <a:xfrm>
                      <a:off x="0" y="0"/>
                      <a:ext cx="3355975" cy="1638935"/>
                    </a:xfrm>
                    <a:prstGeom prst="rect">
                      <a:avLst/>
                    </a:prstGeom>
                    <a:noFill/>
                    <a:ln w="9525">
                      <a:noFill/>
                      <a:miter lim="800000"/>
                      <a:headEnd/>
                      <a:tailEnd/>
                    </a:ln>
                  </pic:spPr>
                </pic:pic>
              </a:graphicData>
            </a:graphic>
          </wp:inline>
        </w:drawing>
      </w:r>
    </w:p>
    <w:p w14:paraId="5690A957" w14:textId="77777777" w:rsidR="009B665D" w:rsidRPr="004B5426" w:rsidRDefault="009B665D" w:rsidP="009B665D">
      <w:pPr>
        <w:rPr>
          <w:rFonts w:ascii="Calibri" w:hAnsi="Calibri" w:cs="Calibri"/>
        </w:rPr>
      </w:pPr>
    </w:p>
    <w:p w14:paraId="5690A958" w14:textId="77777777" w:rsidR="009B665D" w:rsidRPr="004B5426" w:rsidRDefault="009B665D" w:rsidP="009B665D">
      <w:pPr>
        <w:pStyle w:val="Heading2"/>
        <w:numPr>
          <w:ilvl w:val="2"/>
          <w:numId w:val="1"/>
        </w:numPr>
        <w:tabs>
          <w:tab w:val="num" w:pos="1296"/>
        </w:tabs>
        <w:spacing w:line="360" w:lineRule="auto"/>
        <w:ind w:left="1296"/>
        <w:rPr>
          <w:rFonts w:ascii="Calibri" w:hAnsi="Calibri" w:cs="Calibri"/>
          <w:sz w:val="24"/>
        </w:rPr>
      </w:pPr>
      <w:bookmarkStart w:id="11" w:name="_Toc401161027"/>
      <w:r w:rsidRPr="004B5426">
        <w:rPr>
          <w:rFonts w:ascii="Calibri" w:hAnsi="Calibri" w:cs="Calibri"/>
          <w:sz w:val="24"/>
        </w:rPr>
        <w:lastRenderedPageBreak/>
        <w:t>Variance</w:t>
      </w:r>
      <w:bookmarkEnd w:id="11"/>
    </w:p>
    <w:p w14:paraId="5690A959" w14:textId="77777777" w:rsidR="009B665D" w:rsidRPr="004B5426" w:rsidRDefault="009B665D" w:rsidP="00282B7B">
      <w:pPr>
        <w:spacing w:line="360" w:lineRule="auto"/>
        <w:ind w:left="540"/>
        <w:rPr>
          <w:rFonts w:ascii="Calibri" w:hAnsi="Calibri" w:cs="Calibri"/>
          <w:sz w:val="22"/>
          <w:szCs w:val="22"/>
        </w:rPr>
      </w:pPr>
      <w:r w:rsidRPr="004B5426">
        <w:rPr>
          <w:rFonts w:ascii="Calibri" w:hAnsi="Calibri" w:cs="Calibri"/>
          <w:sz w:val="22"/>
          <w:szCs w:val="22"/>
        </w:rPr>
        <w:t>The variance s2 is the sum of the squared deviations from the mean divided by the number of cases minus 1. In variance square is considered as it gives positive values, gives more weight to larger differences and has desirable statistical properties.</w:t>
      </w:r>
    </w:p>
    <w:p w14:paraId="5690A95A" w14:textId="77777777" w:rsidR="009B665D" w:rsidRPr="004B5426" w:rsidRDefault="009B665D" w:rsidP="009B665D">
      <w:pPr>
        <w:ind w:left="576"/>
        <w:rPr>
          <w:rFonts w:ascii="Calibri" w:hAnsi="Calibri" w:cs="Calibri"/>
        </w:rPr>
      </w:pPr>
    </w:p>
    <w:p w14:paraId="5690A95B" w14:textId="77777777" w:rsidR="009B665D" w:rsidRPr="004B5426" w:rsidRDefault="00F42A23" w:rsidP="009B665D">
      <w:pPr>
        <w:ind w:left="576"/>
        <w:jc w:val="center"/>
        <w:rPr>
          <w:rFonts w:ascii="Calibri" w:hAnsi="Calibri" w:cs="Calibri"/>
        </w:rPr>
      </w:pPr>
      <w:r>
        <w:rPr>
          <w:rFonts w:ascii="Calibri" w:hAnsi="Calibri" w:cs="Calibri"/>
          <w:noProof/>
          <w:lang w:val="en-IN" w:eastAsia="en-IN" w:bidi="hi-IN"/>
        </w:rPr>
        <w:drawing>
          <wp:inline distT="0" distB="0" distL="0" distR="0" wp14:anchorId="5690AC48" wp14:editId="5690AC49">
            <wp:extent cx="1069975" cy="46609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1069975" cy="466090"/>
                    </a:xfrm>
                    <a:prstGeom prst="rect">
                      <a:avLst/>
                    </a:prstGeom>
                    <a:noFill/>
                    <a:ln w="9525">
                      <a:noFill/>
                      <a:miter lim="800000"/>
                      <a:headEnd/>
                      <a:tailEnd/>
                    </a:ln>
                  </pic:spPr>
                </pic:pic>
              </a:graphicData>
            </a:graphic>
          </wp:inline>
        </w:drawing>
      </w:r>
    </w:p>
    <w:p w14:paraId="5690A95C" w14:textId="77777777" w:rsidR="009B665D" w:rsidRPr="004B5426" w:rsidRDefault="009B665D" w:rsidP="009B665D">
      <w:pPr>
        <w:rPr>
          <w:rFonts w:ascii="Calibri" w:hAnsi="Calibri" w:cs="Calibri"/>
          <w:sz w:val="24"/>
        </w:rPr>
      </w:pPr>
    </w:p>
    <w:p w14:paraId="5690A95D" w14:textId="77777777" w:rsidR="009B665D" w:rsidRPr="004B5426" w:rsidRDefault="009B665D" w:rsidP="009B665D">
      <w:pPr>
        <w:pStyle w:val="Heading2"/>
        <w:numPr>
          <w:ilvl w:val="2"/>
          <w:numId w:val="1"/>
        </w:numPr>
        <w:tabs>
          <w:tab w:val="num" w:pos="1296"/>
        </w:tabs>
        <w:spacing w:line="360" w:lineRule="auto"/>
        <w:ind w:left="1296"/>
        <w:rPr>
          <w:rFonts w:ascii="Calibri" w:hAnsi="Calibri" w:cs="Calibri"/>
          <w:sz w:val="24"/>
        </w:rPr>
      </w:pPr>
      <w:bookmarkStart w:id="12" w:name="_Toc401161028"/>
      <w:r w:rsidRPr="004B5426">
        <w:rPr>
          <w:rFonts w:ascii="Calibri" w:hAnsi="Calibri" w:cs="Calibri"/>
          <w:sz w:val="24"/>
        </w:rPr>
        <w:t>Standard deviation</w:t>
      </w:r>
      <w:bookmarkEnd w:id="12"/>
    </w:p>
    <w:p w14:paraId="5690A95E" w14:textId="77777777" w:rsidR="009B665D" w:rsidRPr="004B5426" w:rsidRDefault="009B665D" w:rsidP="00282B7B">
      <w:pPr>
        <w:spacing w:line="360" w:lineRule="auto"/>
        <w:ind w:left="540"/>
        <w:rPr>
          <w:rFonts w:ascii="Calibri" w:hAnsi="Calibri" w:cs="Calibri"/>
          <w:sz w:val="22"/>
          <w:szCs w:val="22"/>
        </w:rPr>
      </w:pPr>
      <w:r w:rsidRPr="004B5426">
        <w:rPr>
          <w:rFonts w:ascii="Calibri" w:hAnsi="Calibri" w:cs="Calibri"/>
          <w:sz w:val="22"/>
          <w:szCs w:val="22"/>
        </w:rPr>
        <w:t xml:space="preserve">The standard </w:t>
      </w:r>
      <w:r w:rsidR="00FF77BB" w:rsidRPr="004B5426">
        <w:rPr>
          <w:rFonts w:ascii="Calibri" w:hAnsi="Calibri" w:cs="Calibri"/>
          <w:sz w:val="22"/>
          <w:szCs w:val="22"/>
        </w:rPr>
        <w:t>deviation‘s’</w:t>
      </w:r>
      <w:r w:rsidRPr="004B5426">
        <w:rPr>
          <w:rFonts w:ascii="Calibri" w:hAnsi="Calibri" w:cs="Calibri"/>
          <w:sz w:val="22"/>
          <w:szCs w:val="22"/>
        </w:rPr>
        <w:t xml:space="preserve"> is the square root of the variance. Standard deviation is very sensitive to extreme values.</w:t>
      </w:r>
    </w:p>
    <w:p w14:paraId="5690A95F" w14:textId="77777777" w:rsidR="009B665D" w:rsidRPr="004B5426" w:rsidRDefault="00F42A23" w:rsidP="00282B7B">
      <w:pPr>
        <w:spacing w:line="360" w:lineRule="auto"/>
        <w:ind w:left="540"/>
        <w:jc w:val="center"/>
        <w:rPr>
          <w:rFonts w:ascii="Calibri" w:hAnsi="Calibri" w:cs="Calibri"/>
        </w:rPr>
      </w:pPr>
      <w:r>
        <w:rPr>
          <w:rFonts w:ascii="Calibri" w:hAnsi="Calibri" w:cs="Calibri"/>
          <w:noProof/>
          <w:lang w:val="en-IN" w:eastAsia="en-IN" w:bidi="hi-IN"/>
        </w:rPr>
        <w:drawing>
          <wp:inline distT="0" distB="0" distL="0" distR="0" wp14:anchorId="5690AC4A" wp14:editId="5690AC4B">
            <wp:extent cx="1362710" cy="638175"/>
            <wp:effectExtent l="1905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srcRect/>
                    <a:stretch>
                      <a:fillRect/>
                    </a:stretch>
                  </pic:blipFill>
                  <pic:spPr bwMode="auto">
                    <a:xfrm>
                      <a:off x="0" y="0"/>
                      <a:ext cx="1362710" cy="638175"/>
                    </a:xfrm>
                    <a:prstGeom prst="rect">
                      <a:avLst/>
                    </a:prstGeom>
                    <a:noFill/>
                    <a:ln w="9525">
                      <a:noFill/>
                      <a:miter lim="800000"/>
                      <a:headEnd/>
                      <a:tailEnd/>
                    </a:ln>
                  </pic:spPr>
                </pic:pic>
              </a:graphicData>
            </a:graphic>
          </wp:inline>
        </w:drawing>
      </w:r>
    </w:p>
    <w:p w14:paraId="5690A960" w14:textId="77777777" w:rsidR="009B665D" w:rsidRPr="004B5426" w:rsidRDefault="00F42A23" w:rsidP="009B665D">
      <w:pPr>
        <w:jc w:val="center"/>
        <w:rPr>
          <w:rFonts w:ascii="Calibri" w:hAnsi="Calibri" w:cs="Calibri"/>
        </w:rPr>
      </w:pPr>
      <w:r>
        <w:rPr>
          <w:rFonts w:ascii="Calibri" w:hAnsi="Calibri" w:cs="Calibri"/>
          <w:noProof/>
          <w:sz w:val="22"/>
          <w:szCs w:val="22"/>
          <w:lang w:val="en-IN" w:eastAsia="en-IN" w:bidi="hi-IN"/>
        </w:rPr>
        <w:drawing>
          <wp:inline distT="0" distB="0" distL="0" distR="0" wp14:anchorId="5690AC4C" wp14:editId="5690AC4D">
            <wp:extent cx="4554855" cy="284670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srcRect/>
                    <a:stretch>
                      <a:fillRect/>
                    </a:stretch>
                  </pic:blipFill>
                  <pic:spPr bwMode="auto">
                    <a:xfrm>
                      <a:off x="0" y="0"/>
                      <a:ext cx="4554855" cy="2846705"/>
                    </a:xfrm>
                    <a:prstGeom prst="rect">
                      <a:avLst/>
                    </a:prstGeom>
                    <a:noFill/>
                    <a:ln w="9525">
                      <a:noFill/>
                      <a:miter lim="800000"/>
                      <a:headEnd/>
                      <a:tailEnd/>
                    </a:ln>
                  </pic:spPr>
                </pic:pic>
              </a:graphicData>
            </a:graphic>
          </wp:inline>
        </w:drawing>
      </w:r>
    </w:p>
    <w:p w14:paraId="5690A961" w14:textId="77777777" w:rsidR="009B665D" w:rsidRPr="004B5426" w:rsidRDefault="009B665D" w:rsidP="009B665D">
      <w:pPr>
        <w:rPr>
          <w:rFonts w:ascii="Calibri" w:hAnsi="Calibri" w:cs="Calibri"/>
        </w:rPr>
      </w:pPr>
    </w:p>
    <w:p w14:paraId="5690A962" w14:textId="77777777" w:rsidR="009B665D" w:rsidRPr="004B5426" w:rsidRDefault="009B665D" w:rsidP="009B665D">
      <w:pPr>
        <w:pStyle w:val="Heading2"/>
        <w:numPr>
          <w:ilvl w:val="2"/>
          <w:numId w:val="1"/>
        </w:numPr>
        <w:tabs>
          <w:tab w:val="num" w:pos="1296"/>
        </w:tabs>
        <w:spacing w:line="360" w:lineRule="auto"/>
        <w:ind w:left="1296"/>
        <w:rPr>
          <w:rFonts w:ascii="Calibri" w:hAnsi="Calibri" w:cs="Calibri"/>
          <w:sz w:val="24"/>
        </w:rPr>
      </w:pPr>
      <w:bookmarkStart w:id="13" w:name="_Toc401161029"/>
      <w:r w:rsidRPr="004B5426">
        <w:rPr>
          <w:rFonts w:ascii="Calibri" w:hAnsi="Calibri" w:cs="Calibri"/>
          <w:sz w:val="24"/>
        </w:rPr>
        <w:t>Interquartile range</w:t>
      </w:r>
      <w:bookmarkEnd w:id="13"/>
    </w:p>
    <w:p w14:paraId="5690A963" w14:textId="77777777" w:rsidR="009B665D" w:rsidRPr="004B5426" w:rsidRDefault="009B665D" w:rsidP="009B665D">
      <w:pPr>
        <w:rPr>
          <w:rFonts w:ascii="Calibri" w:hAnsi="Calibri" w:cs="Calibri"/>
        </w:rPr>
      </w:pPr>
    </w:p>
    <w:p w14:paraId="5690A964" w14:textId="77777777" w:rsidR="009B665D" w:rsidRPr="004B5426" w:rsidRDefault="009B665D" w:rsidP="00282B7B">
      <w:pPr>
        <w:spacing w:line="360" w:lineRule="auto"/>
        <w:ind w:left="540"/>
        <w:rPr>
          <w:rFonts w:ascii="Calibri" w:hAnsi="Calibri" w:cs="Calibri"/>
          <w:sz w:val="22"/>
          <w:szCs w:val="22"/>
        </w:rPr>
      </w:pPr>
      <w:r w:rsidRPr="004B5426">
        <w:rPr>
          <w:rFonts w:ascii="Calibri" w:hAnsi="Calibri" w:cs="Calibri"/>
          <w:sz w:val="22"/>
          <w:szCs w:val="22"/>
        </w:rPr>
        <w:t>Interquartile range Difference between upper (third) and lower (first) quartiles. Interquartile range is not sensitive to extreme values.</w:t>
      </w:r>
    </w:p>
    <w:p w14:paraId="5690A965" w14:textId="77777777" w:rsidR="009B665D" w:rsidRPr="004B5426" w:rsidRDefault="009B665D" w:rsidP="00282B7B">
      <w:pPr>
        <w:spacing w:line="360" w:lineRule="auto"/>
        <w:ind w:left="540"/>
        <w:rPr>
          <w:rFonts w:ascii="Calibri" w:hAnsi="Calibri" w:cs="Calibri"/>
          <w:sz w:val="22"/>
          <w:szCs w:val="22"/>
        </w:rPr>
      </w:pPr>
      <w:r w:rsidRPr="004B5426">
        <w:rPr>
          <w:rFonts w:ascii="Calibri" w:hAnsi="Calibri" w:cs="Calibri"/>
          <w:sz w:val="22"/>
          <w:szCs w:val="22"/>
        </w:rPr>
        <w:t>Quartiles divide data into four equal groups</w:t>
      </w:r>
    </w:p>
    <w:p w14:paraId="5690A966" w14:textId="77777777" w:rsidR="009B665D" w:rsidRPr="004B5426" w:rsidRDefault="009B665D" w:rsidP="00D775CF">
      <w:pPr>
        <w:numPr>
          <w:ilvl w:val="0"/>
          <w:numId w:val="6"/>
        </w:numPr>
        <w:spacing w:line="360" w:lineRule="auto"/>
        <w:rPr>
          <w:rFonts w:ascii="Calibri" w:hAnsi="Calibri" w:cs="Calibri"/>
          <w:sz w:val="22"/>
          <w:szCs w:val="22"/>
        </w:rPr>
      </w:pPr>
      <w:r w:rsidRPr="004B5426">
        <w:rPr>
          <w:rFonts w:ascii="Calibri" w:hAnsi="Calibri" w:cs="Calibri"/>
          <w:sz w:val="22"/>
          <w:szCs w:val="22"/>
        </w:rPr>
        <w:t>Lower (first) quartile is 25th percentile</w:t>
      </w:r>
    </w:p>
    <w:p w14:paraId="5690A967" w14:textId="77777777" w:rsidR="009B665D" w:rsidRPr="004B5426" w:rsidRDefault="009B665D" w:rsidP="00D775CF">
      <w:pPr>
        <w:numPr>
          <w:ilvl w:val="0"/>
          <w:numId w:val="6"/>
        </w:numPr>
        <w:spacing w:line="360" w:lineRule="auto"/>
        <w:rPr>
          <w:rFonts w:ascii="Calibri" w:hAnsi="Calibri" w:cs="Calibri"/>
          <w:sz w:val="22"/>
          <w:szCs w:val="22"/>
        </w:rPr>
      </w:pPr>
      <w:r w:rsidRPr="004B5426">
        <w:rPr>
          <w:rFonts w:ascii="Calibri" w:hAnsi="Calibri" w:cs="Calibri"/>
          <w:sz w:val="22"/>
          <w:szCs w:val="22"/>
        </w:rPr>
        <w:t>Middle (second) quartile is 50th percentile and is the median</w:t>
      </w:r>
    </w:p>
    <w:p w14:paraId="5690A968" w14:textId="77777777" w:rsidR="009B665D" w:rsidRPr="004B5426" w:rsidRDefault="009B665D" w:rsidP="00D775CF">
      <w:pPr>
        <w:numPr>
          <w:ilvl w:val="0"/>
          <w:numId w:val="6"/>
        </w:numPr>
        <w:spacing w:line="360" w:lineRule="auto"/>
        <w:rPr>
          <w:rFonts w:ascii="Calibri" w:hAnsi="Calibri" w:cs="Calibri"/>
          <w:sz w:val="22"/>
          <w:szCs w:val="22"/>
        </w:rPr>
      </w:pPr>
      <w:r w:rsidRPr="004B5426">
        <w:rPr>
          <w:rFonts w:ascii="Calibri" w:hAnsi="Calibri" w:cs="Calibri"/>
          <w:sz w:val="22"/>
          <w:szCs w:val="22"/>
        </w:rPr>
        <w:t>Upper (third) quartile is 75th percentile</w:t>
      </w:r>
    </w:p>
    <w:p w14:paraId="5690A969" w14:textId="77777777" w:rsidR="009B665D" w:rsidRPr="004B5426" w:rsidRDefault="009B665D" w:rsidP="009B665D">
      <w:pPr>
        <w:rPr>
          <w:rFonts w:ascii="Calibri" w:hAnsi="Calibri" w:cs="Calibri"/>
        </w:rPr>
      </w:pPr>
    </w:p>
    <w:p w14:paraId="5690A96A" w14:textId="77777777" w:rsidR="00CC5DBE" w:rsidRPr="004B5426" w:rsidRDefault="00F42A23" w:rsidP="00270080">
      <w:pPr>
        <w:jc w:val="center"/>
        <w:rPr>
          <w:rFonts w:ascii="Calibri" w:hAnsi="Calibri" w:cs="Calibri"/>
        </w:rPr>
      </w:pPr>
      <w:r>
        <w:rPr>
          <w:rFonts w:ascii="Calibri" w:hAnsi="Calibri" w:cs="Calibri"/>
          <w:noProof/>
          <w:sz w:val="22"/>
          <w:szCs w:val="22"/>
          <w:lang w:val="en-IN" w:eastAsia="en-IN" w:bidi="hi-IN"/>
        </w:rPr>
        <w:lastRenderedPageBreak/>
        <w:drawing>
          <wp:inline distT="0" distB="0" distL="0" distR="0" wp14:anchorId="5690AC4E" wp14:editId="5690AC4F">
            <wp:extent cx="4770120" cy="234632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srcRect/>
                    <a:stretch>
                      <a:fillRect/>
                    </a:stretch>
                  </pic:blipFill>
                  <pic:spPr bwMode="auto">
                    <a:xfrm>
                      <a:off x="0" y="0"/>
                      <a:ext cx="4770120" cy="2346325"/>
                    </a:xfrm>
                    <a:prstGeom prst="rect">
                      <a:avLst/>
                    </a:prstGeom>
                    <a:noFill/>
                    <a:ln w="9525">
                      <a:noFill/>
                      <a:miter lim="800000"/>
                      <a:headEnd/>
                      <a:tailEnd/>
                    </a:ln>
                  </pic:spPr>
                </pic:pic>
              </a:graphicData>
            </a:graphic>
          </wp:inline>
        </w:drawing>
      </w:r>
    </w:p>
    <w:p w14:paraId="5690A96B" w14:textId="77777777" w:rsidR="009B665D" w:rsidRPr="004B5426" w:rsidRDefault="009B665D" w:rsidP="00282B7B">
      <w:pPr>
        <w:spacing w:line="360" w:lineRule="auto"/>
        <w:ind w:left="540"/>
        <w:rPr>
          <w:rFonts w:ascii="Calibri" w:hAnsi="Calibri" w:cs="Calibri"/>
          <w:sz w:val="22"/>
          <w:szCs w:val="22"/>
        </w:rPr>
      </w:pPr>
      <w:r w:rsidRPr="004B5426">
        <w:rPr>
          <w:rFonts w:ascii="Calibri" w:hAnsi="Calibri" w:cs="Calibri"/>
          <w:sz w:val="22"/>
          <w:szCs w:val="22"/>
        </w:rPr>
        <w:t>Value can be considered to be an outlier if it falls more than 1.5 times the interquartile range above the upper quartile or more than 1.5 times the range below the lower quarter.</w:t>
      </w:r>
    </w:p>
    <w:p w14:paraId="5690A96C" w14:textId="77777777" w:rsidR="009B665D" w:rsidRPr="004B5426" w:rsidRDefault="009B665D" w:rsidP="00282B7B">
      <w:pPr>
        <w:spacing w:line="360" w:lineRule="auto"/>
        <w:ind w:left="540"/>
        <w:rPr>
          <w:rFonts w:ascii="Calibri" w:hAnsi="Calibri" w:cs="Calibri"/>
          <w:sz w:val="22"/>
          <w:szCs w:val="22"/>
        </w:rPr>
      </w:pPr>
      <w:r w:rsidRPr="004B5426">
        <w:rPr>
          <w:rFonts w:ascii="Calibri" w:hAnsi="Calibri" w:cs="Calibri"/>
          <w:sz w:val="22"/>
          <w:szCs w:val="22"/>
        </w:rPr>
        <w:t>Example for high temperatures</w:t>
      </w:r>
    </w:p>
    <w:p w14:paraId="5690A96D" w14:textId="77777777" w:rsidR="009B665D" w:rsidRPr="004B5426" w:rsidRDefault="009B665D" w:rsidP="00282B7B">
      <w:pPr>
        <w:spacing w:line="360" w:lineRule="auto"/>
        <w:ind w:left="540"/>
        <w:rPr>
          <w:rFonts w:ascii="Calibri" w:hAnsi="Calibri" w:cs="Calibri"/>
          <w:sz w:val="22"/>
          <w:szCs w:val="22"/>
        </w:rPr>
      </w:pPr>
      <w:r w:rsidRPr="004B5426">
        <w:rPr>
          <w:rFonts w:ascii="Calibri" w:hAnsi="Calibri" w:cs="Calibri"/>
          <w:sz w:val="22"/>
          <w:szCs w:val="22"/>
        </w:rPr>
        <w:t>Interquartile range is 17, 1.5 times interquartile range is 25.5</w:t>
      </w:r>
    </w:p>
    <w:p w14:paraId="5690A96E" w14:textId="77777777" w:rsidR="009B665D" w:rsidRPr="004B5426" w:rsidRDefault="009B665D" w:rsidP="00282B7B">
      <w:pPr>
        <w:spacing w:line="360" w:lineRule="auto"/>
        <w:ind w:left="540"/>
        <w:rPr>
          <w:rFonts w:ascii="Calibri" w:hAnsi="Calibri" w:cs="Calibri"/>
          <w:sz w:val="22"/>
          <w:szCs w:val="22"/>
        </w:rPr>
      </w:pPr>
      <w:r w:rsidRPr="004B5426">
        <w:rPr>
          <w:rFonts w:ascii="Calibri" w:hAnsi="Calibri" w:cs="Calibri"/>
          <w:sz w:val="22"/>
          <w:szCs w:val="22"/>
        </w:rPr>
        <w:t>Outliers would be values</w:t>
      </w:r>
    </w:p>
    <w:p w14:paraId="5690A96F" w14:textId="77777777" w:rsidR="009B665D" w:rsidRPr="004B5426" w:rsidRDefault="009B665D" w:rsidP="00D775CF">
      <w:pPr>
        <w:numPr>
          <w:ilvl w:val="0"/>
          <w:numId w:val="7"/>
        </w:numPr>
        <w:spacing w:line="360" w:lineRule="auto"/>
        <w:rPr>
          <w:rFonts w:ascii="Calibri" w:hAnsi="Calibri" w:cs="Calibri"/>
          <w:sz w:val="22"/>
          <w:szCs w:val="22"/>
        </w:rPr>
      </w:pPr>
      <w:r w:rsidRPr="004B5426">
        <w:rPr>
          <w:rFonts w:ascii="Calibri" w:hAnsi="Calibri" w:cs="Calibri"/>
          <w:sz w:val="22"/>
          <w:szCs w:val="22"/>
        </w:rPr>
        <w:t>Above 52 + 25.5 = 77.5 (none)</w:t>
      </w:r>
    </w:p>
    <w:p w14:paraId="5690A970" w14:textId="77777777" w:rsidR="009B665D" w:rsidRPr="004B5426" w:rsidRDefault="009B665D" w:rsidP="00D775CF">
      <w:pPr>
        <w:numPr>
          <w:ilvl w:val="0"/>
          <w:numId w:val="7"/>
        </w:numPr>
        <w:spacing w:line="360" w:lineRule="auto"/>
        <w:rPr>
          <w:rFonts w:ascii="Calibri" w:hAnsi="Calibri" w:cs="Calibri"/>
          <w:sz w:val="22"/>
          <w:szCs w:val="22"/>
        </w:rPr>
      </w:pPr>
      <w:r w:rsidRPr="004B5426">
        <w:rPr>
          <w:rFonts w:ascii="Calibri" w:hAnsi="Calibri" w:cs="Calibri"/>
          <w:sz w:val="22"/>
          <w:szCs w:val="22"/>
        </w:rPr>
        <w:t xml:space="preserve">Below </w:t>
      </w:r>
      <w:r w:rsidR="00FA5328" w:rsidRPr="004B5426">
        <w:rPr>
          <w:rFonts w:ascii="Calibri" w:hAnsi="Calibri" w:cs="Calibri"/>
          <w:sz w:val="22"/>
          <w:szCs w:val="22"/>
        </w:rPr>
        <w:t>3</w:t>
      </w:r>
      <w:r w:rsidRPr="004B5426">
        <w:rPr>
          <w:rFonts w:ascii="Calibri" w:hAnsi="Calibri" w:cs="Calibri"/>
          <w:sz w:val="22"/>
          <w:szCs w:val="22"/>
        </w:rPr>
        <w:t>5 – 25.5 = 9.5 (none)</w:t>
      </w:r>
    </w:p>
    <w:p w14:paraId="5690A971" w14:textId="77777777" w:rsidR="0047339B" w:rsidRPr="004B5426" w:rsidRDefault="0047339B" w:rsidP="0047339B">
      <w:pPr>
        <w:spacing w:line="360" w:lineRule="auto"/>
        <w:ind w:left="1260"/>
        <w:rPr>
          <w:rFonts w:ascii="Calibri" w:hAnsi="Calibri" w:cs="Calibri"/>
        </w:rPr>
      </w:pPr>
    </w:p>
    <w:p w14:paraId="5690A972" w14:textId="77777777" w:rsidR="00100AE9" w:rsidRPr="004B5426" w:rsidRDefault="00100AE9" w:rsidP="00100AE9">
      <w:pPr>
        <w:pStyle w:val="Heading1"/>
        <w:spacing w:line="360" w:lineRule="auto"/>
        <w:rPr>
          <w:rFonts w:ascii="Calibri" w:hAnsi="Calibri" w:cs="Calibri"/>
          <w:b/>
          <w:bCs/>
          <w:sz w:val="32"/>
          <w:szCs w:val="32"/>
        </w:rPr>
      </w:pPr>
      <w:bookmarkStart w:id="14" w:name="_Toc401161030"/>
      <w:bookmarkEnd w:id="0"/>
      <w:bookmarkEnd w:id="1"/>
      <w:bookmarkEnd w:id="2"/>
      <w:r w:rsidRPr="004B5426">
        <w:rPr>
          <w:rFonts w:ascii="Calibri" w:hAnsi="Calibri" w:cs="Calibri"/>
          <w:b/>
          <w:bCs/>
          <w:sz w:val="32"/>
          <w:szCs w:val="32"/>
        </w:rPr>
        <w:t>Scatter Diagram</w:t>
      </w:r>
      <w:bookmarkEnd w:id="14"/>
    </w:p>
    <w:p w14:paraId="5690A973" w14:textId="77777777" w:rsidR="00100AE9" w:rsidRPr="004B5426" w:rsidRDefault="00100AE9" w:rsidP="00100AE9">
      <w:pPr>
        <w:pStyle w:val="NormalWeb"/>
        <w:spacing w:line="360" w:lineRule="auto"/>
        <w:jc w:val="both"/>
        <w:rPr>
          <w:rFonts w:ascii="Calibri" w:hAnsi="Calibri" w:cs="Calibri"/>
          <w:sz w:val="22"/>
          <w:szCs w:val="22"/>
        </w:rPr>
      </w:pPr>
      <w:r w:rsidRPr="004B5426">
        <w:rPr>
          <w:rFonts w:ascii="Calibri" w:hAnsi="Calibri" w:cs="Calibri"/>
          <w:sz w:val="22"/>
          <w:szCs w:val="22"/>
        </w:rPr>
        <w:t>The scatter diagram graphs pairs of numerical data, with one variable on each axis, to look for a relationship between them. If the variables are correlated, the points will fall along a line or curve. The better the correlation, the tighter the points will hug the line. It is also called as scatter plot, X–Y graph.</w:t>
      </w:r>
    </w:p>
    <w:p w14:paraId="5690A974" w14:textId="77777777" w:rsidR="00100AE9" w:rsidRPr="004B5426" w:rsidRDefault="00100AE9" w:rsidP="00100AE9">
      <w:pPr>
        <w:pStyle w:val="Heading2"/>
        <w:spacing w:line="360" w:lineRule="auto"/>
        <w:rPr>
          <w:rFonts w:ascii="Calibri" w:hAnsi="Calibri" w:cs="Calibri"/>
          <w:sz w:val="28"/>
          <w:szCs w:val="28"/>
        </w:rPr>
      </w:pPr>
      <w:bookmarkStart w:id="15" w:name="_Toc401161031"/>
      <w:r w:rsidRPr="004B5426">
        <w:rPr>
          <w:rFonts w:ascii="Calibri" w:hAnsi="Calibri" w:cs="Calibri"/>
          <w:sz w:val="28"/>
          <w:szCs w:val="28"/>
        </w:rPr>
        <w:t>When to Use a Scatter Diagram</w:t>
      </w:r>
      <w:bookmarkEnd w:id="15"/>
    </w:p>
    <w:p w14:paraId="5690A975" w14:textId="77777777" w:rsidR="00100AE9" w:rsidRPr="004B5426" w:rsidRDefault="00100AE9"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When you have paired numerical data.</w:t>
      </w:r>
    </w:p>
    <w:p w14:paraId="5690A976" w14:textId="77777777" w:rsidR="00100AE9" w:rsidRPr="004B5426" w:rsidRDefault="00100AE9"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When your dependent variable may have multiple values for each value of your independent variable.</w:t>
      </w:r>
    </w:p>
    <w:p w14:paraId="5690A977" w14:textId="77777777" w:rsidR="00100AE9" w:rsidRPr="004B5426" w:rsidRDefault="00100AE9"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When trying to determine whether the two variables are related, such as…</w:t>
      </w:r>
    </w:p>
    <w:p w14:paraId="5690A978" w14:textId="77777777" w:rsidR="00100AE9" w:rsidRPr="004B5426" w:rsidRDefault="00100AE9"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When trying to identify potential root causes of problems.</w:t>
      </w:r>
    </w:p>
    <w:p w14:paraId="5690A979" w14:textId="77777777" w:rsidR="00100AE9" w:rsidRPr="004B5426" w:rsidRDefault="00100AE9"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After brainstorming causes and effects using a fishbone diagram, to determine objectively whether a particular cause and effect are related.</w:t>
      </w:r>
    </w:p>
    <w:p w14:paraId="5690A97A" w14:textId="77777777" w:rsidR="00100AE9" w:rsidRPr="004B5426" w:rsidRDefault="00100AE9"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When determining whether two effects that appear to be related both occur with the same cause.</w:t>
      </w:r>
    </w:p>
    <w:p w14:paraId="5690A97B" w14:textId="77777777" w:rsidR="00100AE9" w:rsidRPr="004B5426" w:rsidRDefault="00100AE9"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lastRenderedPageBreak/>
        <w:t>When testing for autocorrelation before constructing a control chart.</w:t>
      </w:r>
    </w:p>
    <w:p w14:paraId="5690A97C" w14:textId="77777777" w:rsidR="00100AE9" w:rsidRPr="004B5426" w:rsidRDefault="00100AE9" w:rsidP="00100AE9">
      <w:pPr>
        <w:pStyle w:val="Heading2"/>
        <w:spacing w:line="360" w:lineRule="auto"/>
        <w:rPr>
          <w:rFonts w:ascii="Calibri" w:hAnsi="Calibri" w:cs="Calibri"/>
          <w:sz w:val="28"/>
          <w:szCs w:val="28"/>
        </w:rPr>
      </w:pPr>
      <w:bookmarkStart w:id="16" w:name="_Toc401161032"/>
      <w:r w:rsidRPr="004B5426">
        <w:rPr>
          <w:rFonts w:ascii="Calibri" w:hAnsi="Calibri" w:cs="Calibri"/>
          <w:sz w:val="28"/>
          <w:szCs w:val="28"/>
        </w:rPr>
        <w:t>Scatter Diagram Procedure</w:t>
      </w:r>
      <w:bookmarkEnd w:id="16"/>
    </w:p>
    <w:p w14:paraId="5690A97D" w14:textId="77777777" w:rsidR="00100AE9" w:rsidRPr="004B5426" w:rsidRDefault="00100AE9"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Collect pairs of data where a relationship is suspected.</w:t>
      </w:r>
    </w:p>
    <w:p w14:paraId="5690A97E" w14:textId="77777777" w:rsidR="00100AE9" w:rsidRPr="004B5426" w:rsidRDefault="00100AE9"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Draw a graph with the independent variable on the horizontal axis and the dependent variable on the vertical axis. For each pair of data, put a dot or a symbol where the x-axis value intersects the y-axis value. (If two dots fall together, put them side by side, touching, so that you can see both.)</w:t>
      </w:r>
    </w:p>
    <w:p w14:paraId="5690A97F" w14:textId="77777777" w:rsidR="00100AE9" w:rsidRPr="004B5426" w:rsidRDefault="00100AE9"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Look at the pattern of points to see if a relationship is obvious. If the data clearly form</w:t>
      </w:r>
      <w:r w:rsidR="00004489" w:rsidRPr="004B5426">
        <w:rPr>
          <w:rFonts w:ascii="Calibri" w:hAnsi="Calibri" w:cs="Calibri"/>
          <w:sz w:val="22"/>
          <w:szCs w:val="22"/>
        </w:rPr>
        <w:t>s</w:t>
      </w:r>
      <w:r w:rsidRPr="004B5426">
        <w:rPr>
          <w:rFonts w:ascii="Calibri" w:hAnsi="Calibri" w:cs="Calibri"/>
          <w:sz w:val="22"/>
          <w:szCs w:val="22"/>
        </w:rPr>
        <w:t xml:space="preserve"> a line or a curve, you may stop. The variables are correlated. You may wish to use regression or correlation analysis now. </w:t>
      </w:r>
    </w:p>
    <w:p w14:paraId="5690A980" w14:textId="77777777" w:rsidR="00100AE9" w:rsidRPr="004B5426" w:rsidRDefault="00100AE9" w:rsidP="00100AE9">
      <w:pPr>
        <w:pStyle w:val="Heading2"/>
        <w:spacing w:line="360" w:lineRule="auto"/>
        <w:rPr>
          <w:rFonts w:ascii="Calibri" w:hAnsi="Calibri" w:cs="Calibri"/>
          <w:sz w:val="28"/>
          <w:szCs w:val="28"/>
        </w:rPr>
      </w:pPr>
      <w:bookmarkStart w:id="17" w:name="_Toc401161033"/>
      <w:r w:rsidRPr="004B5426">
        <w:rPr>
          <w:rFonts w:ascii="Calibri" w:hAnsi="Calibri" w:cs="Calibri"/>
          <w:sz w:val="28"/>
          <w:szCs w:val="28"/>
        </w:rPr>
        <w:t>Scatter Diagram Considerations</w:t>
      </w:r>
      <w:bookmarkEnd w:id="17"/>
    </w:p>
    <w:p w14:paraId="5690A981" w14:textId="77777777" w:rsidR="00100AE9" w:rsidRPr="004B5426" w:rsidRDefault="00100AE9" w:rsidP="00100AE9">
      <w:pPr>
        <w:pStyle w:val="NormalWeb"/>
        <w:spacing w:line="360" w:lineRule="auto"/>
        <w:jc w:val="both"/>
        <w:rPr>
          <w:rFonts w:ascii="Calibri" w:hAnsi="Calibri" w:cs="Calibri"/>
          <w:sz w:val="22"/>
          <w:szCs w:val="22"/>
        </w:rPr>
      </w:pPr>
      <w:r w:rsidRPr="004B5426">
        <w:rPr>
          <w:rFonts w:ascii="Calibri" w:hAnsi="Calibri" w:cs="Calibri"/>
          <w:sz w:val="22"/>
          <w:szCs w:val="22"/>
        </w:rPr>
        <w:t>Scatter diagrams will generally show one of possible correlations between the variables:</w:t>
      </w:r>
    </w:p>
    <w:p w14:paraId="5690A982" w14:textId="77777777" w:rsidR="00100AE9" w:rsidRPr="004B5426" w:rsidRDefault="00100AE9"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Strong Positive Correlation The value of Y clearly increases as the value of X increases.</w:t>
      </w:r>
    </w:p>
    <w:p w14:paraId="5690A983" w14:textId="77777777" w:rsidR="00100AE9" w:rsidRPr="004B5426" w:rsidRDefault="00100AE9"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Strong Negative Correlation The value of Y clearly decreases as the value of X increases.</w:t>
      </w:r>
    </w:p>
    <w:p w14:paraId="5690A984" w14:textId="77777777" w:rsidR="00100AE9" w:rsidRPr="004B5426" w:rsidRDefault="00100AE9"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Weak Positive Correlation The value of Y increases slightly as the value of X increases.</w:t>
      </w:r>
    </w:p>
    <w:p w14:paraId="5690A985" w14:textId="77777777" w:rsidR="00100AE9" w:rsidRPr="004B5426" w:rsidRDefault="00100AE9"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Weak Negative Correlation The value of Y decreases slightly as the value of X increases.</w:t>
      </w:r>
    </w:p>
    <w:p w14:paraId="5690A986" w14:textId="77777777" w:rsidR="00100AE9" w:rsidRPr="004B5426" w:rsidRDefault="00100AE9"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Complex Correlation The value of Y seems to be related to the value of X, but the relationship is not easily determined.</w:t>
      </w:r>
    </w:p>
    <w:p w14:paraId="5690A987" w14:textId="77777777" w:rsidR="00100AE9" w:rsidRPr="004B5426" w:rsidRDefault="00100AE9"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No Correlation There is no demonstrated connection between the two variables.</w:t>
      </w:r>
    </w:p>
    <w:p w14:paraId="5690A988" w14:textId="77777777" w:rsidR="00421960" w:rsidRPr="004B5426" w:rsidRDefault="00CF4BBB" w:rsidP="00421960">
      <w:pPr>
        <w:pStyle w:val="NormalWeb"/>
        <w:spacing w:line="360" w:lineRule="auto"/>
        <w:ind w:left="360"/>
        <w:jc w:val="both"/>
        <w:rPr>
          <w:rFonts w:ascii="Calibri" w:hAnsi="Calibri" w:cs="Calibri"/>
          <w:sz w:val="22"/>
          <w:szCs w:val="22"/>
        </w:rPr>
      </w:pPr>
      <w:r w:rsidRPr="004B5426">
        <w:rPr>
          <w:rFonts w:ascii="Calibri" w:hAnsi="Calibri" w:cs="Calibri"/>
          <w:sz w:val="22"/>
          <w:szCs w:val="22"/>
        </w:rPr>
        <w:t xml:space="preserve">Note: </w:t>
      </w:r>
      <w:r w:rsidR="00421960" w:rsidRPr="004B5426">
        <w:rPr>
          <w:rFonts w:ascii="Calibri" w:hAnsi="Calibri" w:cs="Calibri"/>
          <w:sz w:val="22"/>
          <w:szCs w:val="22"/>
        </w:rPr>
        <w:t>Co-</w:t>
      </w:r>
      <w:r w:rsidR="00FF77BB" w:rsidRPr="004B5426">
        <w:rPr>
          <w:rFonts w:ascii="Calibri" w:hAnsi="Calibri" w:cs="Calibri"/>
          <w:sz w:val="22"/>
          <w:szCs w:val="22"/>
        </w:rPr>
        <w:t>relation</w:t>
      </w:r>
      <w:r w:rsidR="00421960" w:rsidRPr="004B5426">
        <w:rPr>
          <w:rFonts w:ascii="Calibri" w:hAnsi="Calibri" w:cs="Calibri"/>
          <w:sz w:val="22"/>
          <w:szCs w:val="22"/>
        </w:rPr>
        <w:t xml:space="preserve"> </w:t>
      </w:r>
      <w:r w:rsidRPr="004B5426">
        <w:rPr>
          <w:rFonts w:ascii="Calibri" w:hAnsi="Calibri" w:cs="Calibri"/>
          <w:sz w:val="22"/>
          <w:szCs w:val="22"/>
        </w:rPr>
        <w:t xml:space="preserve">should not be the only indicator considered for </w:t>
      </w:r>
      <w:r w:rsidR="00421960" w:rsidRPr="004B5426">
        <w:rPr>
          <w:rFonts w:ascii="Calibri" w:hAnsi="Calibri" w:cs="Calibri"/>
          <w:sz w:val="22"/>
          <w:szCs w:val="22"/>
        </w:rPr>
        <w:t>causation.</w:t>
      </w:r>
    </w:p>
    <w:p w14:paraId="5690A989" w14:textId="77777777" w:rsidR="00100AE9" w:rsidRPr="004B5426" w:rsidRDefault="00F42A23" w:rsidP="00100AE9">
      <w:pPr>
        <w:spacing w:line="360" w:lineRule="auto"/>
        <w:jc w:val="center"/>
        <w:rPr>
          <w:rFonts w:ascii="Calibri" w:hAnsi="Calibri" w:cs="Calibri"/>
        </w:rPr>
      </w:pPr>
      <w:r>
        <w:rPr>
          <w:rFonts w:ascii="Calibri" w:hAnsi="Calibri" w:cs="Calibri"/>
          <w:noProof/>
          <w:lang w:val="en-IN" w:eastAsia="en-IN" w:bidi="hi-IN"/>
        </w:rPr>
        <w:lastRenderedPageBreak/>
        <w:drawing>
          <wp:inline distT="0" distB="0" distL="0" distR="0" wp14:anchorId="5690AC50" wp14:editId="5690AC51">
            <wp:extent cx="5063490" cy="2837815"/>
            <wp:effectExtent l="1905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srcRect/>
                    <a:stretch>
                      <a:fillRect/>
                    </a:stretch>
                  </pic:blipFill>
                  <pic:spPr bwMode="auto">
                    <a:xfrm>
                      <a:off x="0" y="0"/>
                      <a:ext cx="5063490" cy="2837815"/>
                    </a:xfrm>
                    <a:prstGeom prst="rect">
                      <a:avLst/>
                    </a:prstGeom>
                    <a:noFill/>
                    <a:ln w="9525">
                      <a:noFill/>
                      <a:miter lim="800000"/>
                      <a:headEnd/>
                      <a:tailEnd/>
                    </a:ln>
                  </pic:spPr>
                </pic:pic>
              </a:graphicData>
            </a:graphic>
          </wp:inline>
        </w:drawing>
      </w:r>
    </w:p>
    <w:p w14:paraId="5690A98A" w14:textId="77777777" w:rsidR="0095512C" w:rsidRPr="004B5426" w:rsidRDefault="0095512C" w:rsidP="00100AE9">
      <w:pPr>
        <w:pStyle w:val="Heading1"/>
        <w:spacing w:line="360" w:lineRule="auto"/>
        <w:rPr>
          <w:rFonts w:ascii="Calibri" w:hAnsi="Calibri" w:cs="Calibri"/>
          <w:b/>
          <w:bCs/>
          <w:sz w:val="32"/>
          <w:szCs w:val="32"/>
        </w:rPr>
      </w:pPr>
      <w:bookmarkStart w:id="18" w:name="_Toc401161034"/>
      <w:r w:rsidRPr="004B5426">
        <w:rPr>
          <w:rFonts w:ascii="Calibri" w:hAnsi="Calibri" w:cs="Calibri"/>
          <w:b/>
          <w:bCs/>
          <w:sz w:val="32"/>
          <w:szCs w:val="32"/>
        </w:rPr>
        <w:t>Histogram</w:t>
      </w:r>
      <w:bookmarkEnd w:id="18"/>
    </w:p>
    <w:p w14:paraId="5690A98B" w14:textId="77777777" w:rsidR="0095512C" w:rsidRPr="004B5426" w:rsidRDefault="0095512C" w:rsidP="002C5060">
      <w:pPr>
        <w:pStyle w:val="NormalWeb"/>
        <w:spacing w:line="360" w:lineRule="auto"/>
        <w:jc w:val="both"/>
        <w:rPr>
          <w:rFonts w:ascii="Calibri" w:hAnsi="Calibri" w:cs="Calibri"/>
          <w:sz w:val="22"/>
          <w:szCs w:val="22"/>
        </w:rPr>
      </w:pPr>
      <w:r w:rsidRPr="004B5426">
        <w:rPr>
          <w:rFonts w:ascii="Calibri" w:hAnsi="Calibri" w:cs="Calibri"/>
          <w:sz w:val="22"/>
          <w:szCs w:val="22"/>
        </w:rPr>
        <w:t>A frequency distribution shows how often each different value in a set</w:t>
      </w:r>
      <w:r w:rsidR="002A556E" w:rsidRPr="004B5426">
        <w:rPr>
          <w:rFonts w:ascii="Calibri" w:hAnsi="Calibri" w:cs="Calibri"/>
          <w:sz w:val="22"/>
          <w:szCs w:val="22"/>
        </w:rPr>
        <w:t xml:space="preserve"> </w:t>
      </w:r>
      <w:r w:rsidRPr="004B5426">
        <w:rPr>
          <w:rFonts w:ascii="Calibri" w:hAnsi="Calibri" w:cs="Calibri"/>
          <w:sz w:val="22"/>
          <w:szCs w:val="22"/>
        </w:rPr>
        <w:t>of data occurs. A histogram is the most commonly used graph to show</w:t>
      </w:r>
      <w:r w:rsidR="002A556E" w:rsidRPr="004B5426">
        <w:rPr>
          <w:rFonts w:ascii="Calibri" w:hAnsi="Calibri" w:cs="Calibri"/>
          <w:sz w:val="22"/>
          <w:szCs w:val="22"/>
        </w:rPr>
        <w:t xml:space="preserve"> </w:t>
      </w:r>
      <w:r w:rsidRPr="004B5426">
        <w:rPr>
          <w:rFonts w:ascii="Calibri" w:hAnsi="Calibri" w:cs="Calibri"/>
          <w:sz w:val="22"/>
          <w:szCs w:val="22"/>
        </w:rPr>
        <w:t>frequency distributions. It looks very much like a bar chart, but there</w:t>
      </w:r>
      <w:r w:rsidR="002A556E" w:rsidRPr="004B5426">
        <w:rPr>
          <w:rFonts w:ascii="Calibri" w:hAnsi="Calibri" w:cs="Calibri"/>
          <w:sz w:val="22"/>
          <w:szCs w:val="22"/>
        </w:rPr>
        <w:t xml:space="preserve"> </w:t>
      </w:r>
      <w:r w:rsidRPr="004B5426">
        <w:rPr>
          <w:rFonts w:ascii="Calibri" w:hAnsi="Calibri" w:cs="Calibri"/>
          <w:sz w:val="22"/>
          <w:szCs w:val="22"/>
        </w:rPr>
        <w:t>are important differences between them.</w:t>
      </w:r>
    </w:p>
    <w:p w14:paraId="5690A98C" w14:textId="77777777" w:rsidR="0095512C" w:rsidRPr="004B5426" w:rsidRDefault="0095512C" w:rsidP="002C5060">
      <w:pPr>
        <w:pStyle w:val="Heading2"/>
        <w:spacing w:line="360" w:lineRule="auto"/>
        <w:rPr>
          <w:rFonts w:ascii="Calibri" w:hAnsi="Calibri" w:cs="Calibri"/>
          <w:sz w:val="28"/>
          <w:szCs w:val="28"/>
        </w:rPr>
      </w:pPr>
      <w:bookmarkStart w:id="19" w:name="_Toc401161035"/>
      <w:r w:rsidRPr="004B5426">
        <w:rPr>
          <w:rFonts w:ascii="Calibri" w:hAnsi="Calibri" w:cs="Calibri"/>
          <w:sz w:val="28"/>
          <w:szCs w:val="28"/>
        </w:rPr>
        <w:t>When to Use a Histogram</w:t>
      </w:r>
      <w:bookmarkEnd w:id="19"/>
    </w:p>
    <w:p w14:paraId="5690A98D" w14:textId="77777777" w:rsidR="0095512C" w:rsidRPr="004B5426" w:rsidRDefault="0095512C"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When the data are numerical.</w:t>
      </w:r>
    </w:p>
    <w:p w14:paraId="5690A98E" w14:textId="77777777" w:rsidR="0095512C" w:rsidRPr="004B5426" w:rsidRDefault="0095512C"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When you want to see the shape of the data’s distribution, especially when determining whether the output of a process is distributed approximately normally</w:t>
      </w:r>
    </w:p>
    <w:p w14:paraId="5690A98F" w14:textId="77777777" w:rsidR="0095512C" w:rsidRPr="004B5426" w:rsidRDefault="0095512C"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When analyzing whether a process can meet the customer’s requirements</w:t>
      </w:r>
    </w:p>
    <w:p w14:paraId="5690A990" w14:textId="77777777" w:rsidR="0095512C" w:rsidRPr="004B5426" w:rsidRDefault="0095512C"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When analyzing what the output from a supplier’s process looks like</w:t>
      </w:r>
    </w:p>
    <w:p w14:paraId="5690A991" w14:textId="77777777" w:rsidR="00050F39" w:rsidRPr="004B5426" w:rsidRDefault="0095512C"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 xml:space="preserve">When seeing whether a process change has occurred </w:t>
      </w:r>
      <w:r w:rsidR="00050F39" w:rsidRPr="004B5426">
        <w:rPr>
          <w:rFonts w:ascii="Calibri" w:hAnsi="Calibri" w:cs="Calibri"/>
          <w:sz w:val="22"/>
          <w:szCs w:val="22"/>
        </w:rPr>
        <w:t xml:space="preserve">over the </w:t>
      </w:r>
      <w:r w:rsidRPr="004B5426">
        <w:rPr>
          <w:rFonts w:ascii="Calibri" w:hAnsi="Calibri" w:cs="Calibri"/>
          <w:sz w:val="22"/>
          <w:szCs w:val="22"/>
        </w:rPr>
        <w:t>time period</w:t>
      </w:r>
    </w:p>
    <w:p w14:paraId="5690A992" w14:textId="77777777" w:rsidR="0095512C" w:rsidRPr="004B5426" w:rsidRDefault="0095512C"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When determining whether the outputs of two or more processes are different.</w:t>
      </w:r>
    </w:p>
    <w:p w14:paraId="5690A993" w14:textId="77777777" w:rsidR="0095512C" w:rsidRPr="004B5426" w:rsidRDefault="0095512C"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When you wish to communicate the distribution of data quickly and easily to others</w:t>
      </w:r>
    </w:p>
    <w:p w14:paraId="5690A994" w14:textId="77777777" w:rsidR="0095512C" w:rsidRPr="004B5426" w:rsidRDefault="0095512C" w:rsidP="002C5060">
      <w:pPr>
        <w:pStyle w:val="Heading2"/>
        <w:spacing w:line="360" w:lineRule="auto"/>
        <w:rPr>
          <w:rFonts w:ascii="Calibri" w:hAnsi="Calibri" w:cs="Calibri"/>
          <w:sz w:val="28"/>
          <w:szCs w:val="28"/>
        </w:rPr>
      </w:pPr>
      <w:bookmarkStart w:id="20" w:name="_Toc401161036"/>
      <w:r w:rsidRPr="004B5426">
        <w:rPr>
          <w:rFonts w:ascii="Calibri" w:hAnsi="Calibri" w:cs="Calibri"/>
          <w:sz w:val="28"/>
          <w:szCs w:val="28"/>
        </w:rPr>
        <w:t>Histogram Procedure</w:t>
      </w:r>
      <w:bookmarkEnd w:id="20"/>
    </w:p>
    <w:p w14:paraId="5690A995" w14:textId="77777777" w:rsidR="00481F53" w:rsidRPr="004B5426" w:rsidRDefault="00481F53" w:rsidP="002C5060">
      <w:pPr>
        <w:pStyle w:val="NormalWeb"/>
        <w:spacing w:line="360" w:lineRule="auto"/>
        <w:jc w:val="both"/>
        <w:rPr>
          <w:rFonts w:ascii="Calibri" w:hAnsi="Calibri" w:cs="Calibri"/>
          <w:sz w:val="22"/>
          <w:szCs w:val="22"/>
        </w:rPr>
      </w:pPr>
      <w:r w:rsidRPr="004B5426">
        <w:rPr>
          <w:rFonts w:ascii="Calibri" w:hAnsi="Calibri" w:cs="Calibri"/>
          <w:b/>
          <w:sz w:val="24"/>
          <w:szCs w:val="24"/>
        </w:rPr>
        <w:t>Step 1.</w:t>
      </w:r>
      <w:r w:rsidRPr="004B5426">
        <w:rPr>
          <w:rFonts w:ascii="Calibri" w:hAnsi="Calibri" w:cs="Calibri"/>
          <w:b/>
          <w:sz w:val="20"/>
          <w:szCs w:val="20"/>
        </w:rPr>
        <w:t xml:space="preserve"> </w:t>
      </w:r>
      <w:r w:rsidRPr="004B5426">
        <w:rPr>
          <w:rFonts w:ascii="Calibri" w:hAnsi="Calibri" w:cs="Calibri"/>
          <w:sz w:val="22"/>
          <w:szCs w:val="22"/>
        </w:rPr>
        <w:t xml:space="preserve">From the raw numbers (the data), find the highest and lowest values. This is </w:t>
      </w:r>
      <w:r w:rsidR="00FF77BB" w:rsidRPr="004B5426">
        <w:rPr>
          <w:rFonts w:ascii="Calibri" w:hAnsi="Calibri" w:cs="Calibri"/>
          <w:sz w:val="22"/>
          <w:szCs w:val="22"/>
        </w:rPr>
        <w:t>known</w:t>
      </w:r>
      <w:r w:rsidRPr="004B5426">
        <w:rPr>
          <w:rFonts w:ascii="Calibri" w:hAnsi="Calibri" w:cs="Calibri"/>
          <w:sz w:val="22"/>
          <w:szCs w:val="22"/>
        </w:rPr>
        <w:t xml:space="preserve"> as Range.</w:t>
      </w:r>
    </w:p>
    <w:p w14:paraId="5690A996" w14:textId="77777777" w:rsidR="00481F53" w:rsidRPr="004B5426" w:rsidRDefault="00481F53" w:rsidP="002C5060">
      <w:pPr>
        <w:pStyle w:val="NormalWeb"/>
        <w:spacing w:line="360" w:lineRule="auto"/>
        <w:jc w:val="both"/>
        <w:rPr>
          <w:rFonts w:ascii="Calibri" w:hAnsi="Calibri" w:cs="Calibri"/>
          <w:sz w:val="20"/>
          <w:szCs w:val="20"/>
        </w:rPr>
      </w:pPr>
      <w:r w:rsidRPr="004B5426">
        <w:rPr>
          <w:rFonts w:ascii="Calibri" w:hAnsi="Calibri" w:cs="Calibri"/>
          <w:b/>
          <w:sz w:val="24"/>
          <w:szCs w:val="24"/>
        </w:rPr>
        <w:lastRenderedPageBreak/>
        <w:t>Step 2.</w:t>
      </w:r>
      <w:r w:rsidRPr="004B5426">
        <w:rPr>
          <w:rFonts w:ascii="Calibri" w:hAnsi="Calibri" w:cs="Calibri"/>
          <w:b/>
          <w:sz w:val="20"/>
          <w:szCs w:val="20"/>
        </w:rPr>
        <w:t xml:space="preserve"> </w:t>
      </w:r>
      <w:r w:rsidRPr="004B5426">
        <w:rPr>
          <w:rFonts w:ascii="Calibri" w:hAnsi="Calibri" w:cs="Calibri"/>
          <w:sz w:val="22"/>
          <w:szCs w:val="22"/>
        </w:rPr>
        <w:t>Determine the number of bars to be used in the histogram. If too many bars are used, the pattern may become lost in the detail; if too few are used, the pattern may be lost within the bars. Table is a guide for choosing an appropriate number of bars.</w:t>
      </w:r>
    </w:p>
    <w:p w14:paraId="5690A997" w14:textId="77777777" w:rsidR="00481F53" w:rsidRPr="004B5426" w:rsidRDefault="00481F53" w:rsidP="002C5060">
      <w:pPr>
        <w:pStyle w:val="NormalWeb"/>
        <w:spacing w:line="360" w:lineRule="auto"/>
        <w:jc w:val="both"/>
        <w:rPr>
          <w:rFonts w:ascii="Calibri" w:hAnsi="Calibri" w:cs="Calibri"/>
          <w:sz w:val="20"/>
          <w:szCs w:val="20"/>
        </w:rPr>
      </w:pPr>
      <w:r w:rsidRPr="004B5426">
        <w:rPr>
          <w:rFonts w:ascii="Calibri" w:hAnsi="Calibri" w:cs="Calibri"/>
          <w:b/>
          <w:sz w:val="24"/>
          <w:szCs w:val="24"/>
        </w:rPr>
        <w:t>Step 3.</w:t>
      </w:r>
      <w:r w:rsidRPr="004B5426">
        <w:rPr>
          <w:rFonts w:ascii="Calibri" w:hAnsi="Calibri" w:cs="Calibri"/>
          <w:b/>
          <w:sz w:val="20"/>
          <w:szCs w:val="20"/>
        </w:rPr>
        <w:t xml:space="preserve"> </w:t>
      </w:r>
      <w:r w:rsidRPr="004B5426">
        <w:rPr>
          <w:rFonts w:ascii="Calibri" w:hAnsi="Calibri" w:cs="Calibri"/>
          <w:sz w:val="22"/>
          <w:szCs w:val="22"/>
        </w:rPr>
        <w:t>Determine the width of each bar by dividing the range by the number of bars. Then, starting with the lowest value, determine the grouping of values to be contained or represented by each bar.</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1620"/>
        <w:gridCol w:w="1530"/>
        <w:gridCol w:w="1530"/>
        <w:gridCol w:w="1350"/>
      </w:tblGrid>
      <w:tr w:rsidR="00481F53" w:rsidRPr="004B5426" w14:paraId="5690A99D" w14:textId="77777777" w:rsidTr="00050F39">
        <w:tc>
          <w:tcPr>
            <w:tcW w:w="2880" w:type="dxa"/>
          </w:tcPr>
          <w:p w14:paraId="5690A998" w14:textId="77777777" w:rsidR="00481F53" w:rsidRPr="004B5426" w:rsidRDefault="00481F53" w:rsidP="00BA31E0">
            <w:pPr>
              <w:pStyle w:val="style37"/>
              <w:spacing w:before="0" w:beforeAutospacing="0" w:after="0" w:afterAutospacing="0" w:line="360" w:lineRule="auto"/>
              <w:rPr>
                <w:rFonts w:ascii="Calibri" w:hAnsi="Calibri" w:cs="Calibri"/>
                <w:b/>
                <w:color w:val="auto"/>
                <w:sz w:val="22"/>
                <w:szCs w:val="22"/>
              </w:rPr>
            </w:pPr>
            <w:r w:rsidRPr="004B5426">
              <w:rPr>
                <w:rFonts w:ascii="Calibri" w:hAnsi="Calibri" w:cs="Calibri"/>
                <w:b/>
                <w:bCs/>
                <w:color w:val="auto"/>
                <w:sz w:val="22"/>
                <w:szCs w:val="22"/>
              </w:rPr>
              <w:t>Number of Data Points</w:t>
            </w:r>
          </w:p>
        </w:tc>
        <w:tc>
          <w:tcPr>
            <w:tcW w:w="1620" w:type="dxa"/>
          </w:tcPr>
          <w:p w14:paraId="5690A999" w14:textId="77777777" w:rsidR="00481F53" w:rsidRPr="004B5426" w:rsidRDefault="00481F53" w:rsidP="00BA31E0">
            <w:pPr>
              <w:pStyle w:val="style37"/>
              <w:spacing w:before="0" w:beforeAutospacing="0" w:after="0" w:afterAutospacing="0" w:line="360" w:lineRule="auto"/>
              <w:rPr>
                <w:rFonts w:ascii="Calibri" w:hAnsi="Calibri" w:cs="Calibri"/>
                <w:sz w:val="22"/>
                <w:szCs w:val="22"/>
              </w:rPr>
            </w:pPr>
            <w:r w:rsidRPr="004B5426">
              <w:rPr>
                <w:rFonts w:ascii="Calibri" w:hAnsi="Calibri" w:cs="Calibri"/>
                <w:bCs/>
                <w:sz w:val="22"/>
                <w:szCs w:val="22"/>
              </w:rPr>
              <w:t>&lt; 50</w:t>
            </w:r>
          </w:p>
        </w:tc>
        <w:tc>
          <w:tcPr>
            <w:tcW w:w="1530" w:type="dxa"/>
          </w:tcPr>
          <w:p w14:paraId="5690A99A" w14:textId="77777777" w:rsidR="00481F53" w:rsidRPr="004B5426" w:rsidRDefault="00481F53" w:rsidP="00BA31E0">
            <w:pPr>
              <w:pStyle w:val="style37"/>
              <w:spacing w:before="0" w:beforeAutospacing="0" w:after="0" w:afterAutospacing="0" w:line="360" w:lineRule="auto"/>
              <w:rPr>
                <w:rFonts w:ascii="Calibri" w:hAnsi="Calibri" w:cs="Calibri"/>
                <w:sz w:val="22"/>
                <w:szCs w:val="22"/>
              </w:rPr>
            </w:pPr>
            <w:r w:rsidRPr="004B5426">
              <w:rPr>
                <w:rFonts w:ascii="Calibri" w:hAnsi="Calibri" w:cs="Calibri"/>
                <w:bCs/>
                <w:sz w:val="22"/>
                <w:szCs w:val="22"/>
              </w:rPr>
              <w:t>50–100</w:t>
            </w:r>
          </w:p>
        </w:tc>
        <w:tc>
          <w:tcPr>
            <w:tcW w:w="1530" w:type="dxa"/>
          </w:tcPr>
          <w:p w14:paraId="5690A99B" w14:textId="77777777" w:rsidR="00481F53" w:rsidRPr="004B5426" w:rsidRDefault="00481F53" w:rsidP="00BA31E0">
            <w:pPr>
              <w:pStyle w:val="style37"/>
              <w:spacing w:before="0" w:beforeAutospacing="0" w:after="0" w:afterAutospacing="0" w:line="360" w:lineRule="auto"/>
              <w:rPr>
                <w:rFonts w:ascii="Calibri" w:hAnsi="Calibri" w:cs="Calibri"/>
                <w:sz w:val="22"/>
                <w:szCs w:val="22"/>
              </w:rPr>
            </w:pPr>
            <w:r w:rsidRPr="004B5426">
              <w:rPr>
                <w:rFonts w:ascii="Calibri" w:hAnsi="Calibri" w:cs="Calibri"/>
                <w:bCs/>
                <w:sz w:val="22"/>
                <w:szCs w:val="22"/>
              </w:rPr>
              <w:t>101–250</w:t>
            </w:r>
          </w:p>
        </w:tc>
        <w:tc>
          <w:tcPr>
            <w:tcW w:w="1350" w:type="dxa"/>
          </w:tcPr>
          <w:p w14:paraId="5690A99C" w14:textId="77777777" w:rsidR="00481F53" w:rsidRPr="004B5426" w:rsidRDefault="00481F53" w:rsidP="00BA31E0">
            <w:pPr>
              <w:pStyle w:val="style37"/>
              <w:spacing w:before="0" w:beforeAutospacing="0" w:after="0" w:afterAutospacing="0" w:line="360" w:lineRule="auto"/>
              <w:rPr>
                <w:rFonts w:ascii="Calibri" w:hAnsi="Calibri" w:cs="Calibri"/>
                <w:sz w:val="22"/>
                <w:szCs w:val="22"/>
              </w:rPr>
            </w:pPr>
            <w:r w:rsidRPr="004B5426">
              <w:rPr>
                <w:rFonts w:ascii="Calibri" w:hAnsi="Calibri" w:cs="Calibri"/>
                <w:bCs/>
                <w:sz w:val="22"/>
                <w:szCs w:val="22"/>
              </w:rPr>
              <w:t>&gt; 250</w:t>
            </w:r>
          </w:p>
        </w:tc>
      </w:tr>
      <w:tr w:rsidR="00481F53" w:rsidRPr="004B5426" w14:paraId="5690A9A3" w14:textId="77777777" w:rsidTr="00050F39">
        <w:tc>
          <w:tcPr>
            <w:tcW w:w="2880" w:type="dxa"/>
          </w:tcPr>
          <w:p w14:paraId="5690A99E" w14:textId="77777777" w:rsidR="00481F53" w:rsidRPr="004B5426" w:rsidRDefault="00481F53" w:rsidP="00BA31E0">
            <w:pPr>
              <w:pStyle w:val="style37"/>
              <w:spacing w:before="0" w:beforeAutospacing="0" w:after="0" w:afterAutospacing="0" w:line="360" w:lineRule="auto"/>
              <w:rPr>
                <w:rFonts w:ascii="Calibri" w:hAnsi="Calibri" w:cs="Calibri"/>
                <w:b/>
                <w:color w:val="auto"/>
                <w:sz w:val="22"/>
                <w:szCs w:val="22"/>
              </w:rPr>
            </w:pPr>
            <w:r w:rsidRPr="004B5426">
              <w:rPr>
                <w:rFonts w:ascii="Calibri" w:hAnsi="Calibri" w:cs="Calibri"/>
                <w:b/>
                <w:bCs/>
                <w:color w:val="auto"/>
                <w:sz w:val="22"/>
                <w:szCs w:val="22"/>
              </w:rPr>
              <w:t>Number of Bars</w:t>
            </w:r>
          </w:p>
        </w:tc>
        <w:tc>
          <w:tcPr>
            <w:tcW w:w="1620" w:type="dxa"/>
          </w:tcPr>
          <w:p w14:paraId="5690A99F" w14:textId="77777777" w:rsidR="00481F53" w:rsidRPr="004B5426" w:rsidRDefault="00481F53" w:rsidP="00BA31E0">
            <w:pPr>
              <w:pStyle w:val="style37"/>
              <w:spacing w:before="0" w:beforeAutospacing="0" w:after="0" w:afterAutospacing="0" w:line="360" w:lineRule="auto"/>
              <w:rPr>
                <w:rFonts w:ascii="Calibri" w:hAnsi="Calibri" w:cs="Calibri"/>
                <w:sz w:val="22"/>
                <w:szCs w:val="22"/>
              </w:rPr>
            </w:pPr>
            <w:r w:rsidRPr="004B5426">
              <w:rPr>
                <w:rFonts w:ascii="Calibri" w:hAnsi="Calibri" w:cs="Calibri"/>
                <w:bCs/>
                <w:sz w:val="22"/>
                <w:szCs w:val="22"/>
              </w:rPr>
              <w:t>5–7</w:t>
            </w:r>
          </w:p>
        </w:tc>
        <w:tc>
          <w:tcPr>
            <w:tcW w:w="1530" w:type="dxa"/>
          </w:tcPr>
          <w:p w14:paraId="5690A9A0" w14:textId="77777777" w:rsidR="00481F53" w:rsidRPr="004B5426" w:rsidRDefault="00481F53" w:rsidP="00BA31E0">
            <w:pPr>
              <w:pStyle w:val="style37"/>
              <w:spacing w:before="0" w:beforeAutospacing="0" w:after="0" w:afterAutospacing="0" w:line="360" w:lineRule="auto"/>
              <w:rPr>
                <w:rFonts w:ascii="Calibri" w:hAnsi="Calibri" w:cs="Calibri"/>
                <w:sz w:val="22"/>
                <w:szCs w:val="22"/>
              </w:rPr>
            </w:pPr>
            <w:r w:rsidRPr="004B5426">
              <w:rPr>
                <w:rFonts w:ascii="Calibri" w:hAnsi="Calibri" w:cs="Calibri"/>
                <w:bCs/>
                <w:sz w:val="22"/>
                <w:szCs w:val="22"/>
              </w:rPr>
              <w:t>6–10</w:t>
            </w:r>
          </w:p>
        </w:tc>
        <w:tc>
          <w:tcPr>
            <w:tcW w:w="1530" w:type="dxa"/>
          </w:tcPr>
          <w:p w14:paraId="5690A9A1" w14:textId="77777777" w:rsidR="00481F53" w:rsidRPr="004B5426" w:rsidRDefault="00481F53" w:rsidP="00BA31E0">
            <w:pPr>
              <w:pStyle w:val="style37"/>
              <w:spacing w:before="0" w:beforeAutospacing="0" w:after="0" w:afterAutospacing="0" w:line="360" w:lineRule="auto"/>
              <w:rPr>
                <w:rFonts w:ascii="Calibri" w:hAnsi="Calibri" w:cs="Calibri"/>
                <w:sz w:val="22"/>
                <w:szCs w:val="22"/>
              </w:rPr>
            </w:pPr>
            <w:r w:rsidRPr="004B5426">
              <w:rPr>
                <w:rFonts w:ascii="Calibri" w:hAnsi="Calibri" w:cs="Calibri"/>
                <w:bCs/>
                <w:sz w:val="22"/>
                <w:szCs w:val="22"/>
              </w:rPr>
              <w:t>7–12</w:t>
            </w:r>
          </w:p>
        </w:tc>
        <w:tc>
          <w:tcPr>
            <w:tcW w:w="1350" w:type="dxa"/>
          </w:tcPr>
          <w:p w14:paraId="5690A9A2" w14:textId="77777777" w:rsidR="00481F53" w:rsidRPr="004B5426" w:rsidRDefault="00481F53" w:rsidP="00BA31E0">
            <w:pPr>
              <w:pStyle w:val="style37"/>
              <w:spacing w:before="0" w:beforeAutospacing="0" w:after="0" w:afterAutospacing="0" w:line="360" w:lineRule="auto"/>
              <w:rPr>
                <w:rFonts w:ascii="Calibri" w:hAnsi="Calibri" w:cs="Calibri"/>
                <w:sz w:val="22"/>
                <w:szCs w:val="22"/>
              </w:rPr>
            </w:pPr>
            <w:r w:rsidRPr="004B5426">
              <w:rPr>
                <w:rFonts w:ascii="Calibri" w:hAnsi="Calibri" w:cs="Calibri"/>
                <w:bCs/>
                <w:sz w:val="22"/>
                <w:szCs w:val="22"/>
              </w:rPr>
              <w:t>10–20</w:t>
            </w:r>
          </w:p>
        </w:tc>
      </w:tr>
    </w:tbl>
    <w:p w14:paraId="5690A9A4" w14:textId="77777777" w:rsidR="00481F53" w:rsidRPr="004B5426" w:rsidRDefault="00481F53" w:rsidP="007855E3">
      <w:pPr>
        <w:pStyle w:val="NormalWeb"/>
        <w:spacing w:line="360" w:lineRule="auto"/>
        <w:jc w:val="both"/>
        <w:rPr>
          <w:rFonts w:ascii="Calibri" w:hAnsi="Calibri" w:cs="Calibri"/>
          <w:sz w:val="22"/>
          <w:szCs w:val="22"/>
        </w:rPr>
      </w:pPr>
      <w:r w:rsidRPr="004B5426">
        <w:rPr>
          <w:rFonts w:ascii="Calibri" w:hAnsi="Calibri" w:cs="Calibri"/>
          <w:b/>
          <w:sz w:val="24"/>
          <w:szCs w:val="24"/>
        </w:rPr>
        <w:t>Step 4.</w:t>
      </w:r>
      <w:r w:rsidRPr="004B5426">
        <w:rPr>
          <w:rFonts w:ascii="Calibri" w:hAnsi="Calibri" w:cs="Calibri"/>
          <w:b/>
          <w:sz w:val="20"/>
          <w:szCs w:val="20"/>
        </w:rPr>
        <w:t xml:space="preserve"> </w:t>
      </w:r>
      <w:r w:rsidRPr="004B5426">
        <w:rPr>
          <w:rFonts w:ascii="Calibri" w:hAnsi="Calibri" w:cs="Calibri"/>
          <w:sz w:val="22"/>
          <w:szCs w:val="22"/>
        </w:rPr>
        <w:t>Create a compilation table like Table given below and fill in the boundaries for each grouping.</w:t>
      </w:r>
    </w:p>
    <w:p w14:paraId="5690A9A5" w14:textId="77777777" w:rsidR="00481F53" w:rsidRPr="004B5426" w:rsidRDefault="00481F53" w:rsidP="007821C8">
      <w:pPr>
        <w:spacing w:before="100" w:beforeAutospacing="1" w:after="100" w:afterAutospacing="1" w:line="360" w:lineRule="auto"/>
        <w:ind w:firstLine="720"/>
        <w:jc w:val="left"/>
        <w:rPr>
          <w:rFonts w:ascii="Calibri" w:hAnsi="Calibri" w:cs="Calibri"/>
          <w:b/>
          <w:color w:val="000000"/>
          <w:sz w:val="24"/>
        </w:rPr>
      </w:pPr>
      <w:bookmarkStart w:id="21" w:name="_Toc517675355"/>
      <w:r w:rsidRPr="004B5426">
        <w:rPr>
          <w:rFonts w:ascii="Calibri" w:hAnsi="Calibri" w:cs="Calibri"/>
          <w:b/>
          <w:color w:val="000000"/>
          <w:sz w:val="24"/>
        </w:rPr>
        <w:t>Compilation Table for Constructing a Histogram</w:t>
      </w:r>
      <w:bookmarkEnd w:id="2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54"/>
        <w:gridCol w:w="3162"/>
        <w:gridCol w:w="3162"/>
      </w:tblGrid>
      <w:tr w:rsidR="00087592" w:rsidRPr="004B5426" w14:paraId="5690A9A9" w14:textId="77777777" w:rsidTr="00BA31E0">
        <w:tc>
          <w:tcPr>
            <w:tcW w:w="3054" w:type="dxa"/>
            <w:shd w:val="pct25" w:color="auto" w:fill="auto"/>
          </w:tcPr>
          <w:p w14:paraId="5690A9A6" w14:textId="77777777" w:rsidR="00087592" w:rsidRPr="004B5426" w:rsidRDefault="00087592" w:rsidP="00BA31E0">
            <w:pPr>
              <w:pStyle w:val="NormalWeb"/>
              <w:spacing w:line="360" w:lineRule="auto"/>
              <w:jc w:val="center"/>
              <w:rPr>
                <w:rFonts w:ascii="Calibri" w:hAnsi="Calibri" w:cs="Calibri"/>
                <w:b/>
                <w:color w:val="auto"/>
                <w:sz w:val="22"/>
                <w:szCs w:val="22"/>
              </w:rPr>
            </w:pPr>
            <w:r w:rsidRPr="004B5426">
              <w:rPr>
                <w:rFonts w:ascii="Calibri" w:hAnsi="Calibri" w:cs="Calibri"/>
                <w:b/>
                <w:bCs/>
                <w:color w:val="auto"/>
                <w:sz w:val="22"/>
                <w:szCs w:val="22"/>
              </w:rPr>
              <w:t>Bar</w:t>
            </w:r>
          </w:p>
        </w:tc>
        <w:tc>
          <w:tcPr>
            <w:tcW w:w="3162" w:type="dxa"/>
            <w:shd w:val="pct25" w:color="auto" w:fill="auto"/>
          </w:tcPr>
          <w:p w14:paraId="5690A9A7" w14:textId="77777777" w:rsidR="00087592" w:rsidRPr="004B5426" w:rsidRDefault="00087592" w:rsidP="00BA31E0">
            <w:pPr>
              <w:pStyle w:val="NormalWeb"/>
              <w:spacing w:line="360" w:lineRule="auto"/>
              <w:jc w:val="center"/>
              <w:rPr>
                <w:rFonts w:ascii="Calibri" w:hAnsi="Calibri" w:cs="Calibri"/>
                <w:b/>
                <w:color w:val="auto"/>
                <w:sz w:val="22"/>
                <w:szCs w:val="22"/>
              </w:rPr>
            </w:pPr>
            <w:r w:rsidRPr="004B5426">
              <w:rPr>
                <w:rFonts w:ascii="Calibri" w:hAnsi="Calibri" w:cs="Calibri"/>
                <w:b/>
                <w:bCs/>
                <w:color w:val="auto"/>
                <w:sz w:val="22"/>
                <w:szCs w:val="22"/>
              </w:rPr>
              <w:t>Boundaries</w:t>
            </w:r>
          </w:p>
        </w:tc>
        <w:tc>
          <w:tcPr>
            <w:tcW w:w="3162" w:type="dxa"/>
            <w:shd w:val="pct25" w:color="auto" w:fill="auto"/>
          </w:tcPr>
          <w:p w14:paraId="5690A9A8" w14:textId="77777777" w:rsidR="00087592" w:rsidRPr="004B5426" w:rsidRDefault="00087592" w:rsidP="00BA31E0">
            <w:pPr>
              <w:pStyle w:val="NormalWeb"/>
              <w:spacing w:line="360" w:lineRule="auto"/>
              <w:jc w:val="center"/>
              <w:rPr>
                <w:rFonts w:ascii="Calibri" w:hAnsi="Calibri" w:cs="Calibri"/>
                <w:b/>
                <w:color w:val="auto"/>
                <w:sz w:val="22"/>
                <w:szCs w:val="22"/>
              </w:rPr>
            </w:pPr>
            <w:r w:rsidRPr="004B5426">
              <w:rPr>
                <w:rFonts w:ascii="Calibri" w:hAnsi="Calibri" w:cs="Calibri"/>
                <w:b/>
                <w:bCs/>
                <w:color w:val="auto"/>
                <w:sz w:val="22"/>
                <w:szCs w:val="22"/>
              </w:rPr>
              <w:t>Frequency</w:t>
            </w:r>
          </w:p>
        </w:tc>
      </w:tr>
      <w:tr w:rsidR="00087592" w:rsidRPr="004B5426" w14:paraId="5690A9AD" w14:textId="77777777" w:rsidTr="00BA31E0">
        <w:tc>
          <w:tcPr>
            <w:tcW w:w="3054" w:type="dxa"/>
          </w:tcPr>
          <w:p w14:paraId="5690A9AA" w14:textId="77777777" w:rsidR="00087592" w:rsidRPr="004B5426" w:rsidRDefault="00087592" w:rsidP="00BA31E0">
            <w:pPr>
              <w:pStyle w:val="NormalWeb"/>
              <w:spacing w:line="360" w:lineRule="auto"/>
              <w:jc w:val="both"/>
              <w:rPr>
                <w:rFonts w:ascii="Calibri" w:hAnsi="Calibri" w:cs="Calibri"/>
                <w:b/>
                <w:sz w:val="20"/>
                <w:szCs w:val="20"/>
              </w:rPr>
            </w:pPr>
          </w:p>
        </w:tc>
        <w:tc>
          <w:tcPr>
            <w:tcW w:w="3162" w:type="dxa"/>
          </w:tcPr>
          <w:p w14:paraId="5690A9AB" w14:textId="77777777" w:rsidR="00087592" w:rsidRPr="004B5426" w:rsidRDefault="00087592" w:rsidP="00BA31E0">
            <w:pPr>
              <w:pStyle w:val="NormalWeb"/>
              <w:spacing w:line="360" w:lineRule="auto"/>
              <w:jc w:val="both"/>
              <w:rPr>
                <w:rFonts w:ascii="Calibri" w:hAnsi="Calibri" w:cs="Calibri"/>
                <w:b/>
                <w:sz w:val="20"/>
                <w:szCs w:val="20"/>
              </w:rPr>
            </w:pPr>
          </w:p>
        </w:tc>
        <w:tc>
          <w:tcPr>
            <w:tcW w:w="3162" w:type="dxa"/>
          </w:tcPr>
          <w:p w14:paraId="5690A9AC" w14:textId="77777777" w:rsidR="00087592" w:rsidRPr="004B5426" w:rsidRDefault="00087592" w:rsidP="00BA31E0">
            <w:pPr>
              <w:pStyle w:val="NormalWeb"/>
              <w:spacing w:line="360" w:lineRule="auto"/>
              <w:jc w:val="both"/>
              <w:rPr>
                <w:rFonts w:ascii="Calibri" w:hAnsi="Calibri" w:cs="Calibri"/>
                <w:b/>
                <w:sz w:val="20"/>
                <w:szCs w:val="20"/>
              </w:rPr>
            </w:pPr>
          </w:p>
        </w:tc>
      </w:tr>
      <w:tr w:rsidR="00087592" w:rsidRPr="004B5426" w14:paraId="5690A9B1" w14:textId="77777777" w:rsidTr="00BA31E0">
        <w:tc>
          <w:tcPr>
            <w:tcW w:w="3054" w:type="dxa"/>
          </w:tcPr>
          <w:p w14:paraId="5690A9AE" w14:textId="77777777" w:rsidR="00087592" w:rsidRPr="004B5426" w:rsidRDefault="00087592" w:rsidP="00BA31E0">
            <w:pPr>
              <w:pStyle w:val="NormalWeb"/>
              <w:spacing w:line="360" w:lineRule="auto"/>
              <w:jc w:val="both"/>
              <w:rPr>
                <w:rFonts w:ascii="Calibri" w:hAnsi="Calibri" w:cs="Calibri"/>
                <w:b/>
                <w:sz w:val="20"/>
                <w:szCs w:val="20"/>
              </w:rPr>
            </w:pPr>
          </w:p>
        </w:tc>
        <w:tc>
          <w:tcPr>
            <w:tcW w:w="3162" w:type="dxa"/>
          </w:tcPr>
          <w:p w14:paraId="5690A9AF" w14:textId="77777777" w:rsidR="00087592" w:rsidRPr="004B5426" w:rsidRDefault="00087592" w:rsidP="00BA31E0">
            <w:pPr>
              <w:pStyle w:val="NormalWeb"/>
              <w:spacing w:line="360" w:lineRule="auto"/>
              <w:jc w:val="both"/>
              <w:rPr>
                <w:rFonts w:ascii="Calibri" w:hAnsi="Calibri" w:cs="Calibri"/>
                <w:b/>
                <w:sz w:val="20"/>
                <w:szCs w:val="20"/>
              </w:rPr>
            </w:pPr>
          </w:p>
        </w:tc>
        <w:tc>
          <w:tcPr>
            <w:tcW w:w="3162" w:type="dxa"/>
          </w:tcPr>
          <w:p w14:paraId="5690A9B0" w14:textId="77777777" w:rsidR="00087592" w:rsidRPr="004B5426" w:rsidRDefault="00087592" w:rsidP="00BA31E0">
            <w:pPr>
              <w:pStyle w:val="NormalWeb"/>
              <w:spacing w:line="360" w:lineRule="auto"/>
              <w:jc w:val="both"/>
              <w:rPr>
                <w:rFonts w:ascii="Calibri" w:hAnsi="Calibri" w:cs="Calibri"/>
                <w:b/>
                <w:sz w:val="20"/>
                <w:szCs w:val="20"/>
              </w:rPr>
            </w:pPr>
          </w:p>
        </w:tc>
      </w:tr>
    </w:tbl>
    <w:p w14:paraId="5690A9B2" w14:textId="77777777" w:rsidR="00481F53" w:rsidRPr="004B5426" w:rsidRDefault="00481F53" w:rsidP="00557C9D">
      <w:pPr>
        <w:pStyle w:val="NormalWeb"/>
        <w:spacing w:line="360" w:lineRule="auto"/>
        <w:jc w:val="both"/>
        <w:rPr>
          <w:rFonts w:ascii="Calibri" w:hAnsi="Calibri" w:cs="Calibri"/>
          <w:sz w:val="20"/>
          <w:szCs w:val="20"/>
        </w:rPr>
      </w:pPr>
      <w:r w:rsidRPr="004B5426">
        <w:rPr>
          <w:rFonts w:ascii="Calibri" w:hAnsi="Calibri" w:cs="Calibri"/>
          <w:b/>
          <w:sz w:val="24"/>
          <w:szCs w:val="24"/>
        </w:rPr>
        <w:t>Step 5</w:t>
      </w:r>
      <w:r w:rsidRPr="004B5426">
        <w:rPr>
          <w:rFonts w:ascii="Calibri" w:hAnsi="Calibri" w:cs="Calibri"/>
          <w:b/>
          <w:sz w:val="20"/>
          <w:szCs w:val="20"/>
        </w:rPr>
        <w:t>.</w:t>
      </w:r>
      <w:r w:rsidRPr="004B5426">
        <w:rPr>
          <w:rFonts w:ascii="Calibri" w:hAnsi="Calibri" w:cs="Calibri"/>
          <w:sz w:val="20"/>
          <w:szCs w:val="20"/>
        </w:rPr>
        <w:t xml:space="preserve"> </w:t>
      </w:r>
      <w:r w:rsidRPr="004B5426">
        <w:rPr>
          <w:rFonts w:ascii="Calibri" w:hAnsi="Calibri" w:cs="Calibri"/>
          <w:sz w:val="22"/>
          <w:szCs w:val="22"/>
        </w:rPr>
        <w:t>Fill in the compilation table by counting the number of data points for each bar and calculating the total number of data points in each bar.</w:t>
      </w:r>
    </w:p>
    <w:p w14:paraId="5690A9B3" w14:textId="77777777" w:rsidR="00481F53" w:rsidRPr="004B5426" w:rsidRDefault="00481F53" w:rsidP="00557C9D">
      <w:pPr>
        <w:pStyle w:val="NormalWeb"/>
        <w:spacing w:line="360" w:lineRule="auto"/>
        <w:jc w:val="both"/>
        <w:rPr>
          <w:rFonts w:ascii="Calibri" w:hAnsi="Calibri" w:cs="Calibri"/>
          <w:sz w:val="20"/>
          <w:szCs w:val="20"/>
        </w:rPr>
      </w:pPr>
      <w:r w:rsidRPr="004B5426">
        <w:rPr>
          <w:rFonts w:ascii="Calibri" w:hAnsi="Calibri" w:cs="Calibri"/>
          <w:b/>
          <w:sz w:val="24"/>
          <w:szCs w:val="24"/>
        </w:rPr>
        <w:t>Step 6.</w:t>
      </w:r>
      <w:r w:rsidRPr="004B5426">
        <w:rPr>
          <w:rFonts w:ascii="Calibri" w:hAnsi="Calibri" w:cs="Calibri"/>
          <w:sz w:val="20"/>
          <w:szCs w:val="20"/>
        </w:rPr>
        <w:t xml:space="preserve"> </w:t>
      </w:r>
      <w:r w:rsidRPr="004B5426">
        <w:rPr>
          <w:rFonts w:ascii="Calibri" w:hAnsi="Calibri" w:cs="Calibri"/>
          <w:sz w:val="22"/>
          <w:szCs w:val="22"/>
        </w:rPr>
        <w:t>Draw the horizontal and vertical axes, and label them. The vertical axis of the histogram is labeled Frequency (the number of counts for each bin), and the horizontal axis of the histogram is labeled with the range of your response variable.</w:t>
      </w:r>
    </w:p>
    <w:p w14:paraId="5690A9B4" w14:textId="77777777" w:rsidR="00481F53" w:rsidRPr="004B5426" w:rsidRDefault="00481F53" w:rsidP="00557C9D">
      <w:pPr>
        <w:pStyle w:val="NormalWeb"/>
        <w:spacing w:line="360" w:lineRule="auto"/>
        <w:jc w:val="both"/>
        <w:rPr>
          <w:rFonts w:ascii="Calibri" w:hAnsi="Calibri" w:cs="Calibri"/>
          <w:sz w:val="20"/>
          <w:szCs w:val="20"/>
        </w:rPr>
      </w:pPr>
      <w:r w:rsidRPr="004B5426">
        <w:rPr>
          <w:rFonts w:ascii="Calibri" w:hAnsi="Calibri" w:cs="Calibri"/>
          <w:b/>
          <w:sz w:val="24"/>
          <w:szCs w:val="24"/>
        </w:rPr>
        <w:t>Step 7.</w:t>
      </w:r>
      <w:r w:rsidRPr="004B5426">
        <w:rPr>
          <w:rFonts w:ascii="Calibri" w:hAnsi="Calibri" w:cs="Calibri"/>
          <w:sz w:val="20"/>
          <w:szCs w:val="20"/>
        </w:rPr>
        <w:t xml:space="preserve"> </w:t>
      </w:r>
      <w:r w:rsidRPr="004B5426">
        <w:rPr>
          <w:rFonts w:ascii="Calibri" w:hAnsi="Calibri" w:cs="Calibri"/>
          <w:sz w:val="22"/>
          <w:szCs w:val="22"/>
        </w:rPr>
        <w:t>Draw in the bars to correspond with the totals from the frequency table.</w:t>
      </w:r>
    </w:p>
    <w:p w14:paraId="5690A9B5" w14:textId="77777777" w:rsidR="00481F53" w:rsidRPr="004B5426" w:rsidRDefault="00481F53" w:rsidP="00557C9D">
      <w:pPr>
        <w:pStyle w:val="NormalWeb"/>
        <w:spacing w:line="360" w:lineRule="auto"/>
        <w:jc w:val="both"/>
        <w:rPr>
          <w:rFonts w:ascii="Calibri" w:hAnsi="Calibri" w:cs="Calibri"/>
          <w:sz w:val="22"/>
          <w:szCs w:val="22"/>
        </w:rPr>
      </w:pPr>
      <w:r w:rsidRPr="004B5426">
        <w:rPr>
          <w:rFonts w:ascii="Calibri" w:hAnsi="Calibri" w:cs="Calibri"/>
          <w:b/>
          <w:sz w:val="24"/>
          <w:szCs w:val="24"/>
        </w:rPr>
        <w:t>Step 8.</w:t>
      </w:r>
      <w:r w:rsidRPr="004B5426">
        <w:rPr>
          <w:rFonts w:ascii="Calibri" w:hAnsi="Calibri" w:cs="Calibri"/>
          <w:sz w:val="20"/>
          <w:szCs w:val="20"/>
        </w:rPr>
        <w:t xml:space="preserve"> </w:t>
      </w:r>
      <w:r w:rsidRPr="004B5426">
        <w:rPr>
          <w:rFonts w:ascii="Calibri" w:hAnsi="Calibri" w:cs="Calibri"/>
          <w:sz w:val="22"/>
          <w:szCs w:val="22"/>
        </w:rPr>
        <w:t>Identify and classify the pattern of variation.</w:t>
      </w:r>
    </w:p>
    <w:p w14:paraId="5690A9B6" w14:textId="77777777" w:rsidR="0095512C" w:rsidRPr="004B5426" w:rsidRDefault="0095512C" w:rsidP="007821C8">
      <w:pPr>
        <w:pStyle w:val="Heading2"/>
        <w:spacing w:line="360" w:lineRule="auto"/>
        <w:rPr>
          <w:rFonts w:ascii="Calibri" w:hAnsi="Calibri" w:cs="Calibri"/>
          <w:sz w:val="28"/>
          <w:szCs w:val="28"/>
        </w:rPr>
      </w:pPr>
      <w:bookmarkStart w:id="22" w:name="_Toc401161037"/>
      <w:r w:rsidRPr="004B5426">
        <w:rPr>
          <w:rFonts w:ascii="Calibri" w:hAnsi="Calibri" w:cs="Calibri"/>
          <w:sz w:val="28"/>
          <w:szCs w:val="28"/>
        </w:rPr>
        <w:t>Histogram Analysis</w:t>
      </w:r>
      <w:bookmarkEnd w:id="22"/>
    </w:p>
    <w:p w14:paraId="5690A9B7" w14:textId="77777777" w:rsidR="0095512C" w:rsidRPr="004B5426" w:rsidRDefault="0095512C" w:rsidP="00557C9D">
      <w:pPr>
        <w:pStyle w:val="NormalWeb"/>
        <w:spacing w:line="360" w:lineRule="auto"/>
        <w:jc w:val="both"/>
        <w:rPr>
          <w:rFonts w:ascii="Calibri" w:hAnsi="Calibri" w:cs="Calibri"/>
          <w:sz w:val="22"/>
          <w:szCs w:val="22"/>
        </w:rPr>
      </w:pPr>
      <w:r w:rsidRPr="004B5426">
        <w:rPr>
          <w:rFonts w:ascii="Calibri" w:hAnsi="Calibri" w:cs="Calibri"/>
          <w:sz w:val="22"/>
          <w:szCs w:val="22"/>
        </w:rPr>
        <w:t>Before drawing any conclusions from your histogram, satisfy yourself that the process was operating normally during the time period being studied. If any unusual events affected the process during the time period of the histogram, your analysis of the histogram shape probably cannot be generalized to all time periods. Analyze the meaning of your histogram’s shape.</w:t>
      </w:r>
    </w:p>
    <w:p w14:paraId="5690A9B8" w14:textId="77777777" w:rsidR="00C70F75" w:rsidRPr="004B5426" w:rsidRDefault="00C70F75" w:rsidP="00D775CF">
      <w:pPr>
        <w:pStyle w:val="NormalWeb"/>
        <w:numPr>
          <w:ilvl w:val="0"/>
          <w:numId w:val="8"/>
        </w:numPr>
        <w:tabs>
          <w:tab w:val="left" w:pos="450"/>
        </w:tabs>
        <w:spacing w:line="360" w:lineRule="auto"/>
        <w:ind w:left="450" w:hanging="450"/>
        <w:jc w:val="both"/>
        <w:rPr>
          <w:rFonts w:ascii="Calibri" w:hAnsi="Calibri" w:cs="Calibri"/>
          <w:sz w:val="22"/>
          <w:szCs w:val="22"/>
        </w:rPr>
      </w:pPr>
      <w:r w:rsidRPr="004B5426">
        <w:rPr>
          <w:rFonts w:ascii="Calibri" w:hAnsi="Calibri" w:cs="Calibri"/>
          <w:b/>
          <w:sz w:val="24"/>
          <w:szCs w:val="24"/>
        </w:rPr>
        <w:lastRenderedPageBreak/>
        <w:t>Normal</w:t>
      </w:r>
      <w:r w:rsidR="00354CB0" w:rsidRPr="004B5426">
        <w:rPr>
          <w:rFonts w:ascii="Calibri" w:hAnsi="Calibri" w:cs="Calibri"/>
          <w:sz w:val="24"/>
          <w:szCs w:val="24"/>
        </w:rPr>
        <w:t>:</w:t>
      </w:r>
      <w:r w:rsidRPr="004B5426">
        <w:rPr>
          <w:rFonts w:ascii="Calibri" w:hAnsi="Calibri" w:cs="Calibri"/>
          <w:sz w:val="20"/>
          <w:szCs w:val="20"/>
        </w:rPr>
        <w:t xml:space="preserve"> </w:t>
      </w:r>
      <w:r w:rsidRPr="004B5426">
        <w:rPr>
          <w:rFonts w:ascii="Calibri" w:hAnsi="Calibri" w:cs="Calibri"/>
          <w:sz w:val="22"/>
          <w:szCs w:val="22"/>
        </w:rPr>
        <w:t xml:space="preserve">A common pattern is the bell-shaped curve known as the “normal distribution.” In a normal distribution, points are as likely to occur on one side of the average as on the other. Be aware, however, that other distributions look similar to the normal distribution. Statistical calculations must be used to prove a normal distribution. </w:t>
      </w:r>
    </w:p>
    <w:p w14:paraId="5690A9B9" w14:textId="77777777" w:rsidR="00C70F75" w:rsidRPr="004B5426" w:rsidRDefault="00C70F75" w:rsidP="00234D8F">
      <w:pPr>
        <w:pStyle w:val="NormalWeb"/>
        <w:spacing w:line="360" w:lineRule="auto"/>
        <w:ind w:left="450"/>
        <w:jc w:val="both"/>
        <w:rPr>
          <w:rFonts w:ascii="Calibri" w:hAnsi="Calibri" w:cs="Calibri"/>
          <w:sz w:val="22"/>
          <w:szCs w:val="22"/>
        </w:rPr>
      </w:pPr>
      <w:r w:rsidRPr="004B5426">
        <w:rPr>
          <w:rFonts w:ascii="Calibri" w:hAnsi="Calibri" w:cs="Calibri"/>
          <w:sz w:val="22"/>
          <w:szCs w:val="22"/>
        </w:rPr>
        <w:t xml:space="preserve">Don’t let the name “normal” confuse you. The outputs of many processes—perhaps even a majority of them—do not form normal </w:t>
      </w:r>
      <w:r w:rsidR="006D3969" w:rsidRPr="004B5426">
        <w:rPr>
          <w:rFonts w:ascii="Calibri" w:hAnsi="Calibri" w:cs="Calibri"/>
          <w:sz w:val="22"/>
          <w:szCs w:val="22"/>
        </w:rPr>
        <w:t>distributions,</w:t>
      </w:r>
      <w:r w:rsidRPr="004B5426">
        <w:rPr>
          <w:rFonts w:ascii="Calibri" w:hAnsi="Calibri" w:cs="Calibri"/>
          <w:sz w:val="22"/>
          <w:szCs w:val="22"/>
        </w:rPr>
        <w:t xml:space="preserve"> but that does not mean anything is wrong with those processes. For example, many processes have a natural limit on one side and will produce skewed distributions. This is normal — meaning typical — for those processes, even if the distribution isn’t called “normal”! </w:t>
      </w:r>
    </w:p>
    <w:p w14:paraId="5690A9BA" w14:textId="77777777" w:rsidR="00C70F75" w:rsidRPr="004B5426" w:rsidRDefault="00F42A23" w:rsidP="007821C8">
      <w:pPr>
        <w:spacing w:before="100" w:beforeAutospacing="1" w:after="100" w:afterAutospacing="1" w:line="360" w:lineRule="auto"/>
        <w:jc w:val="center"/>
        <w:rPr>
          <w:rFonts w:ascii="Calibri" w:hAnsi="Calibri" w:cs="Calibri"/>
          <w:color w:val="000000"/>
          <w:szCs w:val="20"/>
        </w:rPr>
      </w:pPr>
      <w:r>
        <w:rPr>
          <w:rFonts w:ascii="Calibri" w:hAnsi="Calibri" w:cs="Calibri"/>
          <w:noProof/>
          <w:color w:val="000000"/>
          <w:szCs w:val="20"/>
          <w:lang w:val="en-IN" w:eastAsia="en-IN" w:bidi="hi-IN"/>
        </w:rPr>
        <w:drawing>
          <wp:inline distT="0" distB="0" distL="0" distR="0" wp14:anchorId="5690AC52" wp14:editId="5690AC53">
            <wp:extent cx="2061845" cy="1268095"/>
            <wp:effectExtent l="19050" t="0" r="0" b="0"/>
            <wp:docPr id="15" name="Picture 15" descr="dcat-histogram-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cat-histogram-normal"/>
                    <pic:cNvPicPr>
                      <a:picLocks noChangeAspect="1" noChangeArrowheads="1"/>
                    </pic:cNvPicPr>
                  </pic:nvPicPr>
                  <pic:blipFill>
                    <a:blip r:embed="rId18" cstate="print"/>
                    <a:srcRect/>
                    <a:stretch>
                      <a:fillRect/>
                    </a:stretch>
                  </pic:blipFill>
                  <pic:spPr bwMode="auto">
                    <a:xfrm>
                      <a:off x="0" y="0"/>
                      <a:ext cx="2061845" cy="1268095"/>
                    </a:xfrm>
                    <a:prstGeom prst="rect">
                      <a:avLst/>
                    </a:prstGeom>
                    <a:noFill/>
                    <a:ln w="9525">
                      <a:noFill/>
                      <a:miter lim="800000"/>
                      <a:headEnd/>
                      <a:tailEnd/>
                    </a:ln>
                  </pic:spPr>
                </pic:pic>
              </a:graphicData>
            </a:graphic>
          </wp:inline>
        </w:drawing>
      </w:r>
    </w:p>
    <w:p w14:paraId="5690A9BB" w14:textId="77777777" w:rsidR="00C561F3" w:rsidRPr="004B5426" w:rsidRDefault="00CC218B" w:rsidP="00234D8F">
      <w:pPr>
        <w:pStyle w:val="NormalWeb"/>
        <w:spacing w:line="360" w:lineRule="auto"/>
        <w:ind w:left="450"/>
        <w:jc w:val="both"/>
        <w:rPr>
          <w:rFonts w:ascii="Calibri" w:hAnsi="Calibri" w:cs="Calibri"/>
          <w:sz w:val="22"/>
          <w:szCs w:val="22"/>
        </w:rPr>
      </w:pPr>
      <w:r w:rsidRPr="004B5426">
        <w:rPr>
          <w:rFonts w:ascii="Calibri" w:hAnsi="Calibri" w:cs="Calibri"/>
          <w:b/>
          <w:sz w:val="24"/>
          <w:szCs w:val="24"/>
        </w:rPr>
        <w:t>Normal Distribution:</w:t>
      </w:r>
      <w:r w:rsidR="00C561F3" w:rsidRPr="004B5426">
        <w:rPr>
          <w:rFonts w:ascii="Calibri" w:hAnsi="Calibri" w:cs="Calibri"/>
          <w:b/>
          <w:sz w:val="20"/>
          <w:szCs w:val="20"/>
        </w:rPr>
        <w:t xml:space="preserve"> </w:t>
      </w:r>
      <w:r w:rsidR="00C561F3" w:rsidRPr="004B5426">
        <w:rPr>
          <w:rFonts w:ascii="Calibri" w:hAnsi="Calibri" w:cs="Calibri"/>
          <w:sz w:val="22"/>
          <w:szCs w:val="22"/>
        </w:rPr>
        <w:t xml:space="preserve">A density curve is </w:t>
      </w:r>
      <w:r w:rsidR="00DA5F8F" w:rsidRPr="004B5426">
        <w:rPr>
          <w:rFonts w:ascii="Calibri" w:hAnsi="Calibri" w:cs="Calibri"/>
          <w:sz w:val="22"/>
          <w:szCs w:val="22"/>
        </w:rPr>
        <w:t>said</w:t>
      </w:r>
      <w:r w:rsidR="00C561F3" w:rsidRPr="004B5426">
        <w:rPr>
          <w:rFonts w:ascii="Calibri" w:hAnsi="Calibri" w:cs="Calibri"/>
          <w:sz w:val="22"/>
          <w:szCs w:val="22"/>
        </w:rPr>
        <w:t xml:space="preserve"> to be normal distribution when Mean = Median = Mode. </w:t>
      </w:r>
      <w:r w:rsidR="006D608C" w:rsidRPr="004B5426">
        <w:rPr>
          <w:rFonts w:ascii="Calibri" w:hAnsi="Calibri" w:cs="Calibri"/>
          <w:sz w:val="22"/>
          <w:szCs w:val="22"/>
        </w:rPr>
        <w:t>The shape of the normal distribution is bell-shaped and symmetric</w:t>
      </w:r>
      <w:r w:rsidR="00633B1B" w:rsidRPr="004B5426">
        <w:rPr>
          <w:rFonts w:ascii="Calibri" w:hAnsi="Calibri" w:cs="Calibri"/>
          <w:sz w:val="22"/>
          <w:szCs w:val="22"/>
        </w:rPr>
        <w:t xml:space="preserve">al across the </w:t>
      </w:r>
      <w:r w:rsidR="006D3969" w:rsidRPr="004B5426">
        <w:rPr>
          <w:rFonts w:ascii="Calibri" w:hAnsi="Calibri" w:cs="Calibri"/>
          <w:sz w:val="22"/>
          <w:szCs w:val="22"/>
        </w:rPr>
        <w:t>axis</w:t>
      </w:r>
      <w:r w:rsidR="00633B1B" w:rsidRPr="004B5426">
        <w:rPr>
          <w:rFonts w:ascii="Calibri" w:hAnsi="Calibri" w:cs="Calibri"/>
          <w:sz w:val="22"/>
          <w:szCs w:val="22"/>
        </w:rPr>
        <w:t xml:space="preserve">. The </w:t>
      </w:r>
      <w:r w:rsidR="006D608C" w:rsidRPr="004B5426">
        <w:rPr>
          <w:rFonts w:ascii="Calibri" w:hAnsi="Calibri" w:cs="Calibri"/>
          <w:sz w:val="22"/>
          <w:szCs w:val="22"/>
        </w:rPr>
        <w:t>area under a density curve is one.</w:t>
      </w:r>
      <w:r w:rsidR="00D854B4" w:rsidRPr="004B5426">
        <w:rPr>
          <w:rFonts w:ascii="Calibri" w:hAnsi="Calibri" w:cs="Calibri"/>
          <w:sz w:val="22"/>
          <w:szCs w:val="22"/>
        </w:rPr>
        <w:t xml:space="preserve"> The distribution is determined by the mean</w:t>
      </w:r>
      <w:r w:rsidR="003349CC" w:rsidRPr="004B5426">
        <w:rPr>
          <w:rFonts w:ascii="Calibri" w:hAnsi="Calibri" w:cs="Calibri"/>
          <w:sz w:val="22"/>
          <w:szCs w:val="22"/>
        </w:rPr>
        <w:t xml:space="preserve"> (μ</w:t>
      </w:r>
      <w:r w:rsidR="006D3969" w:rsidRPr="004B5426">
        <w:rPr>
          <w:rFonts w:ascii="Calibri" w:hAnsi="Calibri" w:cs="Calibri"/>
          <w:sz w:val="22"/>
          <w:szCs w:val="22"/>
        </w:rPr>
        <w:t>) and</w:t>
      </w:r>
      <w:r w:rsidR="00D854B4" w:rsidRPr="004B5426">
        <w:rPr>
          <w:rFonts w:ascii="Calibri" w:hAnsi="Calibri" w:cs="Calibri"/>
          <w:sz w:val="22"/>
          <w:szCs w:val="22"/>
        </w:rPr>
        <w:t xml:space="preserve"> the standard </w:t>
      </w:r>
      <w:r w:rsidR="006D3969" w:rsidRPr="004B5426">
        <w:rPr>
          <w:rFonts w:ascii="Calibri" w:hAnsi="Calibri" w:cs="Calibri"/>
          <w:sz w:val="22"/>
          <w:szCs w:val="22"/>
        </w:rPr>
        <w:t>deviation (</w:t>
      </w:r>
      <w:r w:rsidR="003349CC" w:rsidRPr="004B5426">
        <w:rPr>
          <w:rFonts w:ascii="Calibri" w:hAnsi="Calibri" w:cs="Calibri"/>
          <w:sz w:val="22"/>
          <w:szCs w:val="22"/>
        </w:rPr>
        <w:t>σ)</w:t>
      </w:r>
      <w:r w:rsidR="00D854B4" w:rsidRPr="004B5426">
        <w:rPr>
          <w:rFonts w:ascii="Calibri" w:hAnsi="Calibri" w:cs="Calibri"/>
          <w:sz w:val="22"/>
          <w:szCs w:val="22"/>
        </w:rPr>
        <w:t>.</w:t>
      </w:r>
    </w:p>
    <w:p w14:paraId="5690A9BC" w14:textId="77777777" w:rsidR="003349CC" w:rsidRPr="004B5426" w:rsidRDefault="003349CC" w:rsidP="00D775CF">
      <w:pPr>
        <w:pStyle w:val="NormalWeb"/>
        <w:numPr>
          <w:ilvl w:val="0"/>
          <w:numId w:val="9"/>
        </w:numPr>
        <w:spacing w:line="360" w:lineRule="auto"/>
        <w:jc w:val="both"/>
        <w:rPr>
          <w:rFonts w:ascii="Calibri" w:hAnsi="Calibri" w:cs="Calibri"/>
          <w:sz w:val="22"/>
          <w:szCs w:val="22"/>
        </w:rPr>
      </w:pPr>
      <w:r w:rsidRPr="004B5426">
        <w:rPr>
          <w:rFonts w:ascii="Calibri" w:hAnsi="Calibri" w:cs="Calibri"/>
          <w:sz w:val="22"/>
          <w:szCs w:val="22"/>
        </w:rPr>
        <w:t>At 1σ area covered under the curve is 68.2%</w:t>
      </w:r>
    </w:p>
    <w:p w14:paraId="5690A9BD" w14:textId="77777777" w:rsidR="003349CC" w:rsidRPr="004B5426" w:rsidRDefault="003349CC" w:rsidP="00D775CF">
      <w:pPr>
        <w:pStyle w:val="NormalWeb"/>
        <w:numPr>
          <w:ilvl w:val="0"/>
          <w:numId w:val="9"/>
        </w:numPr>
        <w:spacing w:line="360" w:lineRule="auto"/>
        <w:jc w:val="both"/>
        <w:rPr>
          <w:rFonts w:ascii="Calibri" w:hAnsi="Calibri" w:cs="Calibri"/>
          <w:sz w:val="22"/>
          <w:szCs w:val="22"/>
        </w:rPr>
      </w:pPr>
      <w:r w:rsidRPr="004B5426">
        <w:rPr>
          <w:rFonts w:ascii="Calibri" w:hAnsi="Calibri" w:cs="Calibri"/>
          <w:sz w:val="22"/>
          <w:szCs w:val="22"/>
        </w:rPr>
        <w:t>At 2σ area covered under the curve is 95.4%</w:t>
      </w:r>
    </w:p>
    <w:p w14:paraId="5690A9BE" w14:textId="77777777" w:rsidR="003349CC" w:rsidRPr="004B5426" w:rsidRDefault="003349CC" w:rsidP="00D775CF">
      <w:pPr>
        <w:pStyle w:val="NormalWeb"/>
        <w:numPr>
          <w:ilvl w:val="0"/>
          <w:numId w:val="9"/>
        </w:numPr>
        <w:spacing w:line="360" w:lineRule="auto"/>
        <w:jc w:val="both"/>
        <w:rPr>
          <w:rFonts w:ascii="Calibri" w:hAnsi="Calibri" w:cs="Calibri"/>
          <w:sz w:val="22"/>
          <w:szCs w:val="22"/>
        </w:rPr>
      </w:pPr>
      <w:r w:rsidRPr="004B5426">
        <w:rPr>
          <w:rFonts w:ascii="Calibri" w:hAnsi="Calibri" w:cs="Calibri"/>
          <w:sz w:val="22"/>
          <w:szCs w:val="22"/>
        </w:rPr>
        <w:t>At 3σ area covered under the curve is 99.7%</w:t>
      </w:r>
    </w:p>
    <w:p w14:paraId="5690A9BF" w14:textId="77777777" w:rsidR="003349CC" w:rsidRPr="004B5426" w:rsidRDefault="00F42A23" w:rsidP="003349CC">
      <w:pPr>
        <w:pStyle w:val="NormalWeb"/>
        <w:spacing w:line="360" w:lineRule="auto"/>
        <w:ind w:left="450"/>
        <w:jc w:val="center"/>
        <w:rPr>
          <w:rFonts w:ascii="Calibri" w:hAnsi="Calibri" w:cs="Calibri"/>
          <w:sz w:val="20"/>
          <w:szCs w:val="20"/>
        </w:rPr>
      </w:pPr>
      <w:r>
        <w:rPr>
          <w:rFonts w:ascii="Calibri" w:hAnsi="Calibri" w:cs="Calibri"/>
          <w:noProof/>
          <w:lang w:val="en-IN" w:eastAsia="en-IN" w:bidi="hi-IN"/>
        </w:rPr>
        <w:drawing>
          <wp:inline distT="0" distB="0" distL="0" distR="0" wp14:anchorId="5690AC54" wp14:editId="5690AC55">
            <wp:extent cx="3260725" cy="2355215"/>
            <wp:effectExtent l="19050" t="0" r="0" b="0"/>
            <wp:docPr id="16" name="Picture 16" descr="normal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ormal_curve"/>
                    <pic:cNvPicPr>
                      <a:picLocks noChangeAspect="1" noChangeArrowheads="1"/>
                    </pic:cNvPicPr>
                  </pic:nvPicPr>
                  <pic:blipFill>
                    <a:blip r:embed="rId19" cstate="print"/>
                    <a:srcRect/>
                    <a:stretch>
                      <a:fillRect/>
                    </a:stretch>
                  </pic:blipFill>
                  <pic:spPr bwMode="auto">
                    <a:xfrm>
                      <a:off x="0" y="0"/>
                      <a:ext cx="3260725" cy="2355215"/>
                    </a:xfrm>
                    <a:prstGeom prst="rect">
                      <a:avLst/>
                    </a:prstGeom>
                    <a:noFill/>
                    <a:ln w="9525">
                      <a:noFill/>
                      <a:miter lim="800000"/>
                      <a:headEnd/>
                      <a:tailEnd/>
                    </a:ln>
                  </pic:spPr>
                </pic:pic>
              </a:graphicData>
            </a:graphic>
          </wp:inline>
        </w:drawing>
      </w:r>
    </w:p>
    <w:p w14:paraId="5690A9C0" w14:textId="77777777" w:rsidR="00C70F75" w:rsidRPr="004B5426" w:rsidRDefault="00C70F75" w:rsidP="00D775CF">
      <w:pPr>
        <w:pStyle w:val="NormalWeb"/>
        <w:numPr>
          <w:ilvl w:val="0"/>
          <w:numId w:val="8"/>
        </w:numPr>
        <w:tabs>
          <w:tab w:val="left" w:pos="450"/>
        </w:tabs>
        <w:spacing w:line="360" w:lineRule="auto"/>
        <w:ind w:left="450" w:hanging="450"/>
        <w:jc w:val="both"/>
        <w:rPr>
          <w:rFonts w:ascii="Calibri" w:hAnsi="Calibri" w:cs="Calibri"/>
          <w:sz w:val="20"/>
          <w:szCs w:val="20"/>
        </w:rPr>
      </w:pPr>
      <w:r w:rsidRPr="004B5426">
        <w:rPr>
          <w:rFonts w:ascii="Calibri" w:hAnsi="Calibri" w:cs="Calibri"/>
          <w:b/>
          <w:sz w:val="24"/>
          <w:szCs w:val="24"/>
        </w:rPr>
        <w:lastRenderedPageBreak/>
        <w:t>Skewed</w:t>
      </w:r>
      <w:r w:rsidR="00DC41E9" w:rsidRPr="004B5426">
        <w:rPr>
          <w:rFonts w:ascii="Calibri" w:hAnsi="Calibri" w:cs="Calibri"/>
          <w:b/>
          <w:sz w:val="24"/>
          <w:szCs w:val="24"/>
        </w:rPr>
        <w:t>:</w:t>
      </w:r>
      <w:r w:rsidRPr="004B5426">
        <w:rPr>
          <w:rFonts w:ascii="Calibri" w:hAnsi="Calibri" w:cs="Calibri"/>
          <w:b/>
          <w:sz w:val="20"/>
          <w:szCs w:val="20"/>
        </w:rPr>
        <w:t xml:space="preserve"> </w:t>
      </w:r>
      <w:r w:rsidRPr="004B5426">
        <w:rPr>
          <w:rFonts w:ascii="Calibri" w:hAnsi="Calibri" w:cs="Calibri"/>
          <w:sz w:val="22"/>
          <w:szCs w:val="22"/>
        </w:rPr>
        <w:t>The skewed distribution is asymmetrical because a natural limit prevents outcomes on one side. The distribution’s peak is off center toward the limit and a tail stretches away from it. For example, a distribution of analyses of a very pure product would be skewed, because the product cannot be more than 100 percent pure. Other examples of natural limits are holes that cannot be smaller than the diameter of the drill bit or call-handling times that cannot be less than zero. These distributions are called right- or left-skewed according to the direction of the tail.</w:t>
      </w:r>
      <w:r w:rsidRPr="004B5426">
        <w:rPr>
          <w:rFonts w:ascii="Calibri" w:hAnsi="Calibri" w:cs="Calibri"/>
          <w:sz w:val="20"/>
          <w:szCs w:val="20"/>
        </w:rPr>
        <w:t xml:space="preserve"> </w:t>
      </w:r>
    </w:p>
    <w:p w14:paraId="5690A9C1" w14:textId="77777777" w:rsidR="00C70F75" w:rsidRPr="004B5426" w:rsidRDefault="00F42A23" w:rsidP="007821C8">
      <w:pPr>
        <w:spacing w:before="100" w:beforeAutospacing="1" w:after="100" w:afterAutospacing="1" w:line="360" w:lineRule="auto"/>
        <w:jc w:val="center"/>
        <w:rPr>
          <w:rFonts w:ascii="Calibri" w:hAnsi="Calibri" w:cs="Calibri"/>
          <w:color w:val="000000"/>
          <w:szCs w:val="20"/>
        </w:rPr>
      </w:pPr>
      <w:r>
        <w:rPr>
          <w:rFonts w:ascii="Calibri" w:hAnsi="Calibri" w:cs="Calibri"/>
          <w:noProof/>
          <w:color w:val="000000"/>
          <w:szCs w:val="20"/>
          <w:lang w:val="en-IN" w:eastAsia="en-IN" w:bidi="hi-IN"/>
        </w:rPr>
        <w:drawing>
          <wp:inline distT="0" distB="0" distL="0" distR="0" wp14:anchorId="5690AC56" wp14:editId="5690AC57">
            <wp:extent cx="2165350" cy="1250950"/>
            <wp:effectExtent l="19050" t="0" r="6350" b="0"/>
            <wp:docPr id="17" name="Picture 17" descr="Right-Skewed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ight-Skewed Distribution"/>
                    <pic:cNvPicPr>
                      <a:picLocks noChangeAspect="1" noChangeArrowheads="1"/>
                    </pic:cNvPicPr>
                  </pic:nvPicPr>
                  <pic:blipFill>
                    <a:blip r:embed="rId20" cstate="print"/>
                    <a:srcRect/>
                    <a:stretch>
                      <a:fillRect/>
                    </a:stretch>
                  </pic:blipFill>
                  <pic:spPr bwMode="auto">
                    <a:xfrm>
                      <a:off x="0" y="0"/>
                      <a:ext cx="2165350" cy="1250950"/>
                    </a:xfrm>
                    <a:prstGeom prst="rect">
                      <a:avLst/>
                    </a:prstGeom>
                    <a:noFill/>
                    <a:ln w="9525">
                      <a:noFill/>
                      <a:miter lim="800000"/>
                      <a:headEnd/>
                      <a:tailEnd/>
                    </a:ln>
                  </pic:spPr>
                </pic:pic>
              </a:graphicData>
            </a:graphic>
          </wp:inline>
        </w:drawing>
      </w:r>
    </w:p>
    <w:p w14:paraId="5690A9C2" w14:textId="77777777" w:rsidR="00C70F75" w:rsidRPr="004B5426" w:rsidRDefault="000B2C23" w:rsidP="00D775CF">
      <w:pPr>
        <w:pStyle w:val="NormalWeb"/>
        <w:numPr>
          <w:ilvl w:val="0"/>
          <w:numId w:val="8"/>
        </w:numPr>
        <w:tabs>
          <w:tab w:val="left" w:pos="450"/>
        </w:tabs>
        <w:spacing w:line="360" w:lineRule="auto"/>
        <w:ind w:left="450" w:hanging="450"/>
        <w:jc w:val="both"/>
        <w:rPr>
          <w:rFonts w:ascii="Calibri" w:hAnsi="Calibri" w:cs="Calibri"/>
          <w:sz w:val="20"/>
          <w:szCs w:val="20"/>
        </w:rPr>
      </w:pPr>
      <w:r w:rsidRPr="004B5426">
        <w:rPr>
          <w:rFonts w:ascii="Calibri" w:hAnsi="Calibri" w:cs="Calibri"/>
          <w:b/>
          <w:sz w:val="24"/>
          <w:szCs w:val="24"/>
        </w:rPr>
        <w:t>Double-peaked or bimodal:</w:t>
      </w:r>
      <w:r w:rsidR="00C70F75" w:rsidRPr="004B5426">
        <w:rPr>
          <w:rFonts w:ascii="Calibri" w:hAnsi="Calibri" w:cs="Calibri"/>
          <w:b/>
          <w:sz w:val="20"/>
          <w:szCs w:val="20"/>
        </w:rPr>
        <w:t xml:space="preserve"> </w:t>
      </w:r>
      <w:r w:rsidR="00C70F75" w:rsidRPr="004B5426">
        <w:rPr>
          <w:rFonts w:ascii="Calibri" w:hAnsi="Calibri" w:cs="Calibri"/>
          <w:sz w:val="22"/>
          <w:szCs w:val="22"/>
        </w:rPr>
        <w:t>The bimodal distribution looks like the back of a two-humped camel. The outcomes of two processes with different distributions are combined in one set of data. For example, a distribution of production data from a two-shift operation might be bimodal, if each shift produces a different distribution of results. Stratification often reveals this problem.</w:t>
      </w:r>
      <w:r w:rsidR="00C70F75" w:rsidRPr="004B5426">
        <w:rPr>
          <w:rFonts w:ascii="Calibri" w:hAnsi="Calibri" w:cs="Calibri"/>
          <w:sz w:val="20"/>
          <w:szCs w:val="20"/>
        </w:rPr>
        <w:t xml:space="preserve"> </w:t>
      </w:r>
    </w:p>
    <w:p w14:paraId="5690A9C3" w14:textId="77777777" w:rsidR="00C70F75" w:rsidRPr="004B5426" w:rsidRDefault="00F42A23" w:rsidP="007821C8">
      <w:pPr>
        <w:spacing w:before="100" w:beforeAutospacing="1" w:after="100" w:afterAutospacing="1" w:line="360" w:lineRule="auto"/>
        <w:jc w:val="center"/>
        <w:rPr>
          <w:rFonts w:ascii="Calibri" w:hAnsi="Calibri" w:cs="Calibri"/>
          <w:color w:val="000000"/>
          <w:szCs w:val="20"/>
        </w:rPr>
      </w:pPr>
      <w:r>
        <w:rPr>
          <w:rFonts w:ascii="Calibri" w:hAnsi="Calibri" w:cs="Calibri"/>
          <w:noProof/>
          <w:color w:val="000000"/>
          <w:szCs w:val="20"/>
          <w:lang w:val="en-IN" w:eastAsia="en-IN" w:bidi="hi-IN"/>
        </w:rPr>
        <w:drawing>
          <wp:inline distT="0" distB="0" distL="0" distR="0" wp14:anchorId="5690AC58" wp14:editId="5690AC59">
            <wp:extent cx="2769235" cy="1181735"/>
            <wp:effectExtent l="19050" t="0" r="0" b="0"/>
            <wp:docPr id="18" name="Picture 18" descr="Bimodal (double-peaked)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imodal (double-peaked) Distribution"/>
                    <pic:cNvPicPr>
                      <a:picLocks noChangeAspect="1" noChangeArrowheads="1"/>
                    </pic:cNvPicPr>
                  </pic:nvPicPr>
                  <pic:blipFill>
                    <a:blip r:embed="rId21" cstate="print"/>
                    <a:srcRect/>
                    <a:stretch>
                      <a:fillRect/>
                    </a:stretch>
                  </pic:blipFill>
                  <pic:spPr bwMode="auto">
                    <a:xfrm>
                      <a:off x="0" y="0"/>
                      <a:ext cx="2769235" cy="1181735"/>
                    </a:xfrm>
                    <a:prstGeom prst="rect">
                      <a:avLst/>
                    </a:prstGeom>
                    <a:noFill/>
                    <a:ln w="9525">
                      <a:noFill/>
                      <a:miter lim="800000"/>
                      <a:headEnd/>
                      <a:tailEnd/>
                    </a:ln>
                  </pic:spPr>
                </pic:pic>
              </a:graphicData>
            </a:graphic>
          </wp:inline>
        </w:drawing>
      </w:r>
    </w:p>
    <w:p w14:paraId="5690A9C4" w14:textId="77777777" w:rsidR="00C70F75" w:rsidRPr="004B5426" w:rsidRDefault="00C70F75" w:rsidP="00D775CF">
      <w:pPr>
        <w:pStyle w:val="NormalWeb"/>
        <w:numPr>
          <w:ilvl w:val="0"/>
          <w:numId w:val="8"/>
        </w:numPr>
        <w:tabs>
          <w:tab w:val="left" w:pos="450"/>
        </w:tabs>
        <w:spacing w:line="360" w:lineRule="auto"/>
        <w:ind w:left="450" w:hanging="450"/>
        <w:jc w:val="both"/>
        <w:rPr>
          <w:rFonts w:ascii="Calibri" w:hAnsi="Calibri" w:cs="Calibri"/>
          <w:sz w:val="20"/>
          <w:szCs w:val="20"/>
        </w:rPr>
      </w:pPr>
      <w:r w:rsidRPr="004B5426">
        <w:rPr>
          <w:rFonts w:ascii="Calibri" w:hAnsi="Calibri" w:cs="Calibri"/>
          <w:b/>
          <w:sz w:val="24"/>
          <w:szCs w:val="24"/>
        </w:rPr>
        <w:t>Plateau</w:t>
      </w:r>
      <w:r w:rsidR="00495018" w:rsidRPr="004B5426">
        <w:rPr>
          <w:rFonts w:ascii="Calibri" w:hAnsi="Calibri" w:cs="Calibri"/>
          <w:b/>
          <w:sz w:val="24"/>
          <w:szCs w:val="24"/>
        </w:rPr>
        <w:t>:</w:t>
      </w:r>
      <w:r w:rsidRPr="004B5426">
        <w:rPr>
          <w:rFonts w:ascii="Calibri" w:hAnsi="Calibri" w:cs="Calibri"/>
          <w:b/>
          <w:sz w:val="20"/>
          <w:szCs w:val="20"/>
        </w:rPr>
        <w:t xml:space="preserve"> </w:t>
      </w:r>
      <w:r w:rsidRPr="004B5426">
        <w:rPr>
          <w:rFonts w:ascii="Calibri" w:hAnsi="Calibri" w:cs="Calibri"/>
          <w:sz w:val="22"/>
          <w:szCs w:val="22"/>
        </w:rPr>
        <w:t xml:space="preserve">The plateau might be called a “multimodal distribution.” Several processes with normal distributions are combined. Because there are many peaks close together, the top of the distribution resembles a plateau. </w:t>
      </w:r>
    </w:p>
    <w:p w14:paraId="5690A9C5" w14:textId="77777777" w:rsidR="00C70F75" w:rsidRPr="004B5426" w:rsidRDefault="00F42A23" w:rsidP="007821C8">
      <w:pPr>
        <w:spacing w:before="100" w:beforeAutospacing="1" w:after="100" w:afterAutospacing="1" w:line="360" w:lineRule="auto"/>
        <w:jc w:val="center"/>
        <w:rPr>
          <w:rFonts w:ascii="Calibri" w:hAnsi="Calibri" w:cs="Calibri"/>
          <w:color w:val="000000"/>
          <w:szCs w:val="20"/>
        </w:rPr>
      </w:pPr>
      <w:r>
        <w:rPr>
          <w:rFonts w:ascii="Calibri" w:hAnsi="Calibri" w:cs="Calibri"/>
          <w:noProof/>
          <w:color w:val="000000"/>
          <w:szCs w:val="20"/>
          <w:lang w:val="en-IN" w:eastAsia="en-IN" w:bidi="hi-IN"/>
        </w:rPr>
        <w:drawing>
          <wp:inline distT="0" distB="0" distL="0" distR="0" wp14:anchorId="5690AC5A" wp14:editId="5690AC5B">
            <wp:extent cx="2001520" cy="1198880"/>
            <wp:effectExtent l="19050" t="0" r="0" b="0"/>
            <wp:docPr id="19" name="Picture 19" descr="Plateau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teau Distribution"/>
                    <pic:cNvPicPr>
                      <a:picLocks noChangeAspect="1" noChangeArrowheads="1"/>
                    </pic:cNvPicPr>
                  </pic:nvPicPr>
                  <pic:blipFill>
                    <a:blip r:embed="rId22" cstate="print"/>
                    <a:srcRect/>
                    <a:stretch>
                      <a:fillRect/>
                    </a:stretch>
                  </pic:blipFill>
                  <pic:spPr bwMode="auto">
                    <a:xfrm>
                      <a:off x="0" y="0"/>
                      <a:ext cx="2001520" cy="1198880"/>
                    </a:xfrm>
                    <a:prstGeom prst="rect">
                      <a:avLst/>
                    </a:prstGeom>
                    <a:noFill/>
                    <a:ln w="9525">
                      <a:noFill/>
                      <a:miter lim="800000"/>
                      <a:headEnd/>
                      <a:tailEnd/>
                    </a:ln>
                  </pic:spPr>
                </pic:pic>
              </a:graphicData>
            </a:graphic>
          </wp:inline>
        </w:drawing>
      </w:r>
    </w:p>
    <w:p w14:paraId="5690A9C6" w14:textId="77777777" w:rsidR="00C70F75" w:rsidRPr="004B5426" w:rsidRDefault="00870EAF" w:rsidP="00D775CF">
      <w:pPr>
        <w:pStyle w:val="NormalWeb"/>
        <w:numPr>
          <w:ilvl w:val="0"/>
          <w:numId w:val="8"/>
        </w:numPr>
        <w:tabs>
          <w:tab w:val="left" w:pos="450"/>
        </w:tabs>
        <w:spacing w:line="360" w:lineRule="auto"/>
        <w:ind w:left="450" w:hanging="450"/>
        <w:jc w:val="both"/>
        <w:rPr>
          <w:rFonts w:ascii="Calibri" w:hAnsi="Calibri" w:cs="Calibri"/>
          <w:sz w:val="20"/>
          <w:szCs w:val="20"/>
        </w:rPr>
      </w:pPr>
      <w:r w:rsidRPr="004B5426">
        <w:rPr>
          <w:rFonts w:ascii="Calibri" w:hAnsi="Calibri" w:cs="Calibri"/>
          <w:b/>
          <w:sz w:val="24"/>
          <w:szCs w:val="24"/>
        </w:rPr>
        <w:lastRenderedPageBreak/>
        <w:t>Edge peak:</w:t>
      </w:r>
      <w:r w:rsidR="00C70F75" w:rsidRPr="004B5426">
        <w:rPr>
          <w:rFonts w:ascii="Calibri" w:hAnsi="Calibri" w:cs="Calibri"/>
          <w:b/>
          <w:sz w:val="20"/>
          <w:szCs w:val="20"/>
        </w:rPr>
        <w:t xml:space="preserve"> </w:t>
      </w:r>
      <w:r w:rsidR="00C70F75" w:rsidRPr="004B5426">
        <w:rPr>
          <w:rFonts w:ascii="Calibri" w:hAnsi="Calibri" w:cs="Calibri"/>
          <w:sz w:val="22"/>
          <w:szCs w:val="22"/>
        </w:rPr>
        <w:t>The edge peak distribution looks like the normal distribution except that it has a large peak at one tail. Usually this is caused by faulty construction of the histogram, with data lumped together into a group labeled “greater than…”</w:t>
      </w:r>
      <w:r w:rsidR="00C70F75" w:rsidRPr="004B5426">
        <w:rPr>
          <w:rFonts w:ascii="Calibri" w:hAnsi="Calibri" w:cs="Calibri"/>
          <w:sz w:val="20"/>
          <w:szCs w:val="20"/>
        </w:rPr>
        <w:t xml:space="preserve"> </w:t>
      </w:r>
    </w:p>
    <w:p w14:paraId="5690A9C7" w14:textId="77777777" w:rsidR="00C70F75" w:rsidRPr="004B5426" w:rsidRDefault="00F42A23" w:rsidP="007821C8">
      <w:pPr>
        <w:spacing w:before="100" w:beforeAutospacing="1" w:after="100" w:afterAutospacing="1" w:line="360" w:lineRule="auto"/>
        <w:jc w:val="center"/>
        <w:rPr>
          <w:rFonts w:ascii="Calibri" w:hAnsi="Calibri" w:cs="Calibri"/>
          <w:color w:val="000000"/>
          <w:szCs w:val="20"/>
        </w:rPr>
      </w:pPr>
      <w:r>
        <w:rPr>
          <w:rFonts w:ascii="Calibri" w:hAnsi="Calibri" w:cs="Calibri"/>
          <w:noProof/>
          <w:color w:val="000000"/>
          <w:szCs w:val="20"/>
          <w:lang w:val="en-IN" w:eastAsia="en-IN" w:bidi="hi-IN"/>
        </w:rPr>
        <w:drawing>
          <wp:inline distT="0" distB="0" distL="0" distR="0" wp14:anchorId="5690AC5C" wp14:editId="5690AC5D">
            <wp:extent cx="1776730" cy="1104265"/>
            <wp:effectExtent l="19050" t="0" r="0" b="0"/>
            <wp:docPr id="20" name="Picture 20" descr="Comb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omb Distribution"/>
                    <pic:cNvPicPr>
                      <a:picLocks noChangeAspect="1" noChangeArrowheads="1"/>
                    </pic:cNvPicPr>
                  </pic:nvPicPr>
                  <pic:blipFill>
                    <a:blip r:embed="rId23" cstate="print"/>
                    <a:srcRect/>
                    <a:stretch>
                      <a:fillRect/>
                    </a:stretch>
                  </pic:blipFill>
                  <pic:spPr bwMode="auto">
                    <a:xfrm>
                      <a:off x="0" y="0"/>
                      <a:ext cx="1776730" cy="1104265"/>
                    </a:xfrm>
                    <a:prstGeom prst="rect">
                      <a:avLst/>
                    </a:prstGeom>
                    <a:noFill/>
                    <a:ln w="9525">
                      <a:noFill/>
                      <a:miter lim="800000"/>
                      <a:headEnd/>
                      <a:tailEnd/>
                    </a:ln>
                  </pic:spPr>
                </pic:pic>
              </a:graphicData>
            </a:graphic>
          </wp:inline>
        </w:drawing>
      </w:r>
    </w:p>
    <w:p w14:paraId="5690A9C8" w14:textId="77777777" w:rsidR="00C70F75" w:rsidRPr="004B5426" w:rsidRDefault="00C70F75" w:rsidP="00D775CF">
      <w:pPr>
        <w:pStyle w:val="NormalWeb"/>
        <w:numPr>
          <w:ilvl w:val="0"/>
          <w:numId w:val="8"/>
        </w:numPr>
        <w:tabs>
          <w:tab w:val="left" w:pos="450"/>
        </w:tabs>
        <w:spacing w:line="360" w:lineRule="auto"/>
        <w:ind w:left="450" w:hanging="450"/>
        <w:jc w:val="both"/>
        <w:rPr>
          <w:rFonts w:ascii="Calibri" w:hAnsi="Calibri" w:cs="Calibri"/>
          <w:sz w:val="20"/>
          <w:szCs w:val="20"/>
        </w:rPr>
      </w:pPr>
      <w:r w:rsidRPr="004B5426">
        <w:rPr>
          <w:rFonts w:ascii="Calibri" w:hAnsi="Calibri" w:cs="Calibri"/>
          <w:b/>
          <w:sz w:val="24"/>
          <w:szCs w:val="24"/>
        </w:rPr>
        <w:t>Truncated or heart-cut</w:t>
      </w:r>
      <w:r w:rsidR="0010158C" w:rsidRPr="004B5426">
        <w:rPr>
          <w:rFonts w:ascii="Calibri" w:hAnsi="Calibri" w:cs="Calibri"/>
          <w:b/>
          <w:sz w:val="24"/>
          <w:szCs w:val="24"/>
        </w:rPr>
        <w:t>:</w:t>
      </w:r>
      <w:r w:rsidRPr="004B5426">
        <w:rPr>
          <w:rFonts w:ascii="Calibri" w:hAnsi="Calibri" w:cs="Calibri"/>
          <w:b/>
          <w:sz w:val="20"/>
          <w:szCs w:val="20"/>
        </w:rPr>
        <w:t xml:space="preserve"> </w:t>
      </w:r>
      <w:r w:rsidRPr="004B5426">
        <w:rPr>
          <w:rFonts w:ascii="Calibri" w:hAnsi="Calibri" w:cs="Calibri"/>
          <w:sz w:val="22"/>
          <w:szCs w:val="22"/>
        </w:rPr>
        <w:t xml:space="preserve">The truncated distribution looks like a normal distribution with the tails cut off. The supplier might be producing a normal distribution of material and then relying on inspection to separate what is within specification limits from what is out of spec. The resulting shipments to the customer from inside the specifications are the heart cut. </w:t>
      </w:r>
    </w:p>
    <w:p w14:paraId="5690A9C9" w14:textId="77777777" w:rsidR="00C70F75" w:rsidRPr="004B5426" w:rsidRDefault="00F42A23" w:rsidP="007821C8">
      <w:pPr>
        <w:spacing w:before="100" w:beforeAutospacing="1" w:after="100" w:afterAutospacing="1" w:line="360" w:lineRule="auto"/>
        <w:jc w:val="center"/>
        <w:rPr>
          <w:rFonts w:ascii="Calibri" w:hAnsi="Calibri" w:cs="Calibri"/>
          <w:color w:val="000000"/>
          <w:szCs w:val="20"/>
        </w:rPr>
      </w:pPr>
      <w:r>
        <w:rPr>
          <w:rFonts w:ascii="Calibri" w:hAnsi="Calibri" w:cs="Calibri"/>
          <w:noProof/>
          <w:color w:val="000000"/>
          <w:szCs w:val="20"/>
          <w:lang w:val="en-IN" w:eastAsia="en-IN" w:bidi="hi-IN"/>
        </w:rPr>
        <w:drawing>
          <wp:inline distT="0" distB="0" distL="0" distR="0" wp14:anchorId="5690AC5E" wp14:editId="5690AC5F">
            <wp:extent cx="2587625" cy="1130300"/>
            <wp:effectExtent l="19050" t="0" r="3175" b="0"/>
            <wp:docPr id="21" name="Picture 21" descr="Truncated or Heart-Cu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runcated or Heart-Cut Distribution"/>
                    <pic:cNvPicPr>
                      <a:picLocks noChangeAspect="1" noChangeArrowheads="1"/>
                    </pic:cNvPicPr>
                  </pic:nvPicPr>
                  <pic:blipFill>
                    <a:blip r:embed="rId24" cstate="print"/>
                    <a:srcRect/>
                    <a:stretch>
                      <a:fillRect/>
                    </a:stretch>
                  </pic:blipFill>
                  <pic:spPr bwMode="auto">
                    <a:xfrm>
                      <a:off x="0" y="0"/>
                      <a:ext cx="2587625" cy="1130300"/>
                    </a:xfrm>
                    <a:prstGeom prst="rect">
                      <a:avLst/>
                    </a:prstGeom>
                    <a:noFill/>
                    <a:ln w="9525">
                      <a:noFill/>
                      <a:miter lim="800000"/>
                      <a:headEnd/>
                      <a:tailEnd/>
                    </a:ln>
                  </pic:spPr>
                </pic:pic>
              </a:graphicData>
            </a:graphic>
          </wp:inline>
        </w:drawing>
      </w:r>
    </w:p>
    <w:p w14:paraId="5690A9CA" w14:textId="77777777" w:rsidR="00C70F75" w:rsidRPr="004B5426" w:rsidRDefault="002448E5" w:rsidP="00D775CF">
      <w:pPr>
        <w:pStyle w:val="NormalWeb"/>
        <w:numPr>
          <w:ilvl w:val="0"/>
          <w:numId w:val="8"/>
        </w:numPr>
        <w:tabs>
          <w:tab w:val="left" w:pos="450"/>
        </w:tabs>
        <w:spacing w:line="360" w:lineRule="auto"/>
        <w:ind w:left="450" w:hanging="450"/>
        <w:jc w:val="both"/>
        <w:rPr>
          <w:rFonts w:ascii="Calibri" w:hAnsi="Calibri" w:cs="Calibri"/>
          <w:sz w:val="20"/>
          <w:szCs w:val="20"/>
        </w:rPr>
      </w:pPr>
      <w:r w:rsidRPr="004B5426">
        <w:rPr>
          <w:rFonts w:ascii="Calibri" w:hAnsi="Calibri" w:cs="Calibri"/>
          <w:b/>
          <w:sz w:val="24"/>
          <w:szCs w:val="24"/>
        </w:rPr>
        <w:t>Dog food</w:t>
      </w:r>
      <w:r w:rsidRPr="004B5426">
        <w:rPr>
          <w:rFonts w:ascii="Calibri" w:hAnsi="Calibri" w:cs="Calibri"/>
          <w:b/>
          <w:sz w:val="22"/>
          <w:szCs w:val="22"/>
        </w:rPr>
        <w:t>:</w:t>
      </w:r>
      <w:r w:rsidR="00C70F75" w:rsidRPr="004B5426">
        <w:rPr>
          <w:rFonts w:ascii="Calibri" w:hAnsi="Calibri" w:cs="Calibri"/>
          <w:b/>
          <w:sz w:val="22"/>
          <w:szCs w:val="22"/>
        </w:rPr>
        <w:t xml:space="preserve"> </w:t>
      </w:r>
      <w:r w:rsidR="00C70F75" w:rsidRPr="004B5426">
        <w:rPr>
          <w:rFonts w:ascii="Calibri" w:hAnsi="Calibri" w:cs="Calibri"/>
          <w:sz w:val="22"/>
          <w:szCs w:val="22"/>
        </w:rPr>
        <w:t xml:space="preserve">The dog food distribution is missing something—results near the average. If a customer receives this kind of distribution, someone else is receiving a heart cut, and the customer is left with the “dog food,” the odds and ends left over after the master’s meal. Even though what the customer receives is within specifications, the product falls into two clusters: one near the upper specification limit and one near the lower specification limit. This variation often causes problems in the customer’s process. </w:t>
      </w:r>
    </w:p>
    <w:p w14:paraId="5690A9CB" w14:textId="77777777" w:rsidR="00D72126" w:rsidRPr="004B5426" w:rsidRDefault="00F42A23" w:rsidP="00D72126">
      <w:pPr>
        <w:spacing w:before="100" w:beforeAutospacing="1" w:after="100" w:afterAutospacing="1" w:line="360" w:lineRule="auto"/>
        <w:jc w:val="center"/>
        <w:rPr>
          <w:rFonts w:ascii="Calibri" w:hAnsi="Calibri" w:cs="Calibri"/>
          <w:color w:val="000000"/>
          <w:szCs w:val="20"/>
        </w:rPr>
      </w:pPr>
      <w:r>
        <w:rPr>
          <w:rFonts w:ascii="Calibri" w:hAnsi="Calibri" w:cs="Calibri"/>
          <w:noProof/>
          <w:color w:val="000000"/>
          <w:szCs w:val="20"/>
          <w:lang w:val="en-IN" w:eastAsia="en-IN" w:bidi="hi-IN"/>
        </w:rPr>
        <w:drawing>
          <wp:inline distT="0" distB="0" distL="0" distR="0" wp14:anchorId="5690AC60" wp14:editId="5690AC61">
            <wp:extent cx="2268855" cy="1026795"/>
            <wp:effectExtent l="19050" t="0" r="0" b="0"/>
            <wp:docPr id="22" name="Picture 22" descr="Dog Food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og Food Distribution"/>
                    <pic:cNvPicPr>
                      <a:picLocks noChangeAspect="1" noChangeArrowheads="1"/>
                    </pic:cNvPicPr>
                  </pic:nvPicPr>
                  <pic:blipFill>
                    <a:blip r:embed="rId25" cstate="print"/>
                    <a:srcRect/>
                    <a:stretch>
                      <a:fillRect/>
                    </a:stretch>
                  </pic:blipFill>
                  <pic:spPr bwMode="auto">
                    <a:xfrm>
                      <a:off x="0" y="0"/>
                      <a:ext cx="2268855" cy="1026795"/>
                    </a:xfrm>
                    <a:prstGeom prst="rect">
                      <a:avLst/>
                    </a:prstGeom>
                    <a:noFill/>
                    <a:ln w="9525">
                      <a:noFill/>
                      <a:miter lim="800000"/>
                      <a:headEnd/>
                      <a:tailEnd/>
                    </a:ln>
                  </pic:spPr>
                </pic:pic>
              </a:graphicData>
            </a:graphic>
          </wp:inline>
        </w:drawing>
      </w:r>
    </w:p>
    <w:p w14:paraId="5690A9CC" w14:textId="77777777" w:rsidR="00BF0700" w:rsidRPr="004B5426" w:rsidRDefault="00A44C21" w:rsidP="00D72126">
      <w:pPr>
        <w:spacing w:before="100" w:beforeAutospacing="1" w:after="100" w:afterAutospacing="1" w:line="360" w:lineRule="auto"/>
        <w:jc w:val="center"/>
        <w:rPr>
          <w:rFonts w:ascii="Calibri" w:hAnsi="Calibri" w:cs="Calibri"/>
          <w:bCs/>
          <w:sz w:val="22"/>
          <w:szCs w:val="22"/>
        </w:rPr>
      </w:pPr>
      <w:r w:rsidRPr="004B5426">
        <w:rPr>
          <w:rFonts w:ascii="Calibri" w:hAnsi="Calibri" w:cs="Calibri"/>
          <w:bCs/>
          <w:sz w:val="22"/>
          <w:szCs w:val="22"/>
        </w:rPr>
        <w:t xml:space="preserve">Note: </w:t>
      </w:r>
      <w:r w:rsidR="00BF0700" w:rsidRPr="004B5426">
        <w:rPr>
          <w:rFonts w:ascii="Calibri" w:hAnsi="Calibri" w:cs="Calibri"/>
          <w:bCs/>
          <w:sz w:val="22"/>
          <w:szCs w:val="22"/>
        </w:rPr>
        <w:t xml:space="preserve">The </w:t>
      </w:r>
      <w:r w:rsidRPr="004B5426">
        <w:rPr>
          <w:rFonts w:ascii="Calibri" w:hAnsi="Calibri" w:cs="Calibri"/>
          <w:bCs/>
          <w:sz w:val="22"/>
          <w:szCs w:val="22"/>
        </w:rPr>
        <w:t xml:space="preserve">above </w:t>
      </w:r>
      <w:r w:rsidR="00BF0700" w:rsidRPr="004B5426">
        <w:rPr>
          <w:rFonts w:ascii="Calibri" w:hAnsi="Calibri" w:cs="Calibri"/>
          <w:bCs/>
          <w:sz w:val="22"/>
          <w:szCs w:val="22"/>
        </w:rPr>
        <w:t xml:space="preserve">patterns </w:t>
      </w:r>
      <w:r w:rsidRPr="004B5426">
        <w:rPr>
          <w:rFonts w:ascii="Calibri" w:hAnsi="Calibri" w:cs="Calibri"/>
          <w:bCs/>
          <w:sz w:val="22"/>
          <w:szCs w:val="22"/>
        </w:rPr>
        <w:t xml:space="preserve">are only indicator of </w:t>
      </w:r>
      <w:r w:rsidR="00BF0700" w:rsidRPr="004B5426">
        <w:rPr>
          <w:rFonts w:ascii="Calibri" w:hAnsi="Calibri" w:cs="Calibri"/>
          <w:bCs/>
          <w:sz w:val="22"/>
          <w:szCs w:val="22"/>
        </w:rPr>
        <w:t>potential problem</w:t>
      </w:r>
    </w:p>
    <w:p w14:paraId="5690A9CD" w14:textId="77777777" w:rsidR="00D72126" w:rsidRPr="004B5426" w:rsidRDefault="00D72126" w:rsidP="00D72126">
      <w:pPr>
        <w:spacing w:before="100" w:beforeAutospacing="1" w:after="100" w:afterAutospacing="1" w:line="360" w:lineRule="auto"/>
        <w:jc w:val="center"/>
        <w:rPr>
          <w:rFonts w:ascii="Calibri" w:hAnsi="Calibri" w:cs="Calibri"/>
          <w:color w:val="000000"/>
          <w:szCs w:val="20"/>
        </w:rPr>
      </w:pPr>
    </w:p>
    <w:p w14:paraId="5690A9CE" w14:textId="77777777" w:rsidR="00142FB8" w:rsidRPr="004B5426" w:rsidRDefault="00142FB8" w:rsidP="007821C8">
      <w:pPr>
        <w:pStyle w:val="Heading1"/>
        <w:spacing w:line="360" w:lineRule="auto"/>
        <w:rPr>
          <w:rFonts w:ascii="Calibri" w:hAnsi="Calibri" w:cs="Calibri"/>
          <w:b/>
          <w:bCs/>
          <w:sz w:val="32"/>
          <w:szCs w:val="32"/>
        </w:rPr>
      </w:pPr>
      <w:bookmarkStart w:id="23" w:name="_Toc401161038"/>
      <w:r w:rsidRPr="004B5426">
        <w:rPr>
          <w:rFonts w:ascii="Calibri" w:hAnsi="Calibri" w:cs="Calibri"/>
          <w:b/>
          <w:bCs/>
          <w:sz w:val="32"/>
          <w:szCs w:val="32"/>
        </w:rPr>
        <w:lastRenderedPageBreak/>
        <w:t>Pareto Chart</w:t>
      </w:r>
      <w:bookmarkEnd w:id="23"/>
    </w:p>
    <w:p w14:paraId="5690A9CF" w14:textId="77777777" w:rsidR="00142FB8" w:rsidRPr="004B5426" w:rsidRDefault="00142FB8" w:rsidP="0091022E">
      <w:pPr>
        <w:pStyle w:val="NormalWeb"/>
        <w:spacing w:line="360" w:lineRule="auto"/>
        <w:jc w:val="both"/>
        <w:rPr>
          <w:rFonts w:ascii="Calibri" w:hAnsi="Calibri" w:cs="Calibri"/>
          <w:sz w:val="22"/>
          <w:szCs w:val="22"/>
        </w:rPr>
      </w:pPr>
      <w:r w:rsidRPr="004B5426">
        <w:rPr>
          <w:rFonts w:ascii="Calibri" w:hAnsi="Calibri" w:cs="Calibri"/>
          <w:sz w:val="22"/>
          <w:szCs w:val="22"/>
        </w:rPr>
        <w:t>A Pareto chart is a bar graph. The lengths of the bars represent frequency or cost (time or money), and are arranged with longest bars on the left and the shortest to the right. In this way the chart visually depicts which situations are more significant. It is also called as Pareto diagram, Pareto analysis</w:t>
      </w:r>
      <w:r w:rsidR="0091022E" w:rsidRPr="004B5426">
        <w:rPr>
          <w:rFonts w:ascii="Calibri" w:hAnsi="Calibri" w:cs="Calibri"/>
          <w:sz w:val="22"/>
          <w:szCs w:val="22"/>
        </w:rPr>
        <w:t>.</w:t>
      </w:r>
    </w:p>
    <w:p w14:paraId="5690A9D0" w14:textId="77777777" w:rsidR="00142FB8" w:rsidRPr="004B5426" w:rsidRDefault="00142FB8" w:rsidP="007821C8">
      <w:pPr>
        <w:pStyle w:val="Heading2"/>
        <w:spacing w:line="360" w:lineRule="auto"/>
        <w:rPr>
          <w:rFonts w:ascii="Calibri" w:hAnsi="Calibri" w:cs="Calibri"/>
          <w:sz w:val="28"/>
          <w:szCs w:val="28"/>
        </w:rPr>
      </w:pPr>
      <w:bookmarkStart w:id="24" w:name="_Toc401161039"/>
      <w:r w:rsidRPr="004B5426">
        <w:rPr>
          <w:rFonts w:ascii="Calibri" w:hAnsi="Calibri" w:cs="Calibri"/>
          <w:sz w:val="28"/>
          <w:szCs w:val="28"/>
        </w:rPr>
        <w:t>When to Use a Pareto Chart</w:t>
      </w:r>
      <w:bookmarkEnd w:id="24"/>
    </w:p>
    <w:p w14:paraId="5690A9D1" w14:textId="77777777" w:rsidR="00142FB8" w:rsidRPr="004B5426" w:rsidRDefault="00142FB8"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When analyzing data about the frequency of problems or causes in a process</w:t>
      </w:r>
    </w:p>
    <w:p w14:paraId="5690A9D2" w14:textId="77777777" w:rsidR="00142FB8" w:rsidRPr="004B5426" w:rsidRDefault="00142FB8"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When there are many problems or causes and you want to focus on the most significant</w:t>
      </w:r>
    </w:p>
    <w:p w14:paraId="5690A9D3" w14:textId="77777777" w:rsidR="00142FB8" w:rsidRPr="004B5426" w:rsidRDefault="00142FB8"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When analyzing broad causes by looking at their specific components</w:t>
      </w:r>
    </w:p>
    <w:p w14:paraId="5690A9D4" w14:textId="77777777" w:rsidR="00142FB8" w:rsidRPr="004B5426" w:rsidRDefault="00142FB8" w:rsidP="00D775CF">
      <w:pPr>
        <w:pStyle w:val="NormalWeb"/>
        <w:numPr>
          <w:ilvl w:val="0"/>
          <w:numId w:val="5"/>
        </w:numPr>
        <w:spacing w:line="360" w:lineRule="auto"/>
        <w:ind w:left="990"/>
        <w:jc w:val="both"/>
        <w:rPr>
          <w:rFonts w:ascii="Calibri" w:hAnsi="Calibri" w:cs="Calibri"/>
          <w:szCs w:val="20"/>
        </w:rPr>
      </w:pPr>
      <w:r w:rsidRPr="004B5426">
        <w:rPr>
          <w:rFonts w:ascii="Calibri" w:hAnsi="Calibri" w:cs="Calibri"/>
          <w:sz w:val="22"/>
          <w:szCs w:val="22"/>
        </w:rPr>
        <w:t>When communicating with others about your data</w:t>
      </w:r>
    </w:p>
    <w:p w14:paraId="5690A9D5" w14:textId="77777777" w:rsidR="00142FB8" w:rsidRPr="004B5426" w:rsidRDefault="00142FB8" w:rsidP="007821C8">
      <w:pPr>
        <w:pStyle w:val="Heading2"/>
        <w:spacing w:line="360" w:lineRule="auto"/>
        <w:rPr>
          <w:rFonts w:ascii="Calibri" w:hAnsi="Calibri" w:cs="Calibri"/>
          <w:sz w:val="28"/>
          <w:szCs w:val="28"/>
        </w:rPr>
      </w:pPr>
      <w:bookmarkStart w:id="25" w:name="_Toc401161040"/>
      <w:r w:rsidRPr="004B5426">
        <w:rPr>
          <w:rFonts w:ascii="Calibri" w:hAnsi="Calibri" w:cs="Calibri"/>
          <w:sz w:val="28"/>
          <w:szCs w:val="28"/>
        </w:rPr>
        <w:t>Pareto Chart Procedure</w:t>
      </w:r>
      <w:bookmarkEnd w:id="25"/>
    </w:p>
    <w:p w14:paraId="5690A9D6" w14:textId="77777777" w:rsidR="008B0A98" w:rsidRPr="004B5426" w:rsidRDefault="008B0A98"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 xml:space="preserve">Determine the categories of problems or causes to be compared. </w:t>
      </w:r>
    </w:p>
    <w:p w14:paraId="5690A9D7" w14:textId="77777777" w:rsidR="008B0A98" w:rsidRPr="004B5426" w:rsidRDefault="008B0A98"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Select the most meaningful unit of measure such as frequency, cost, defects, errors, cost overruns etc.</w:t>
      </w:r>
    </w:p>
    <w:p w14:paraId="5690A9D8" w14:textId="77777777" w:rsidR="008B0A98" w:rsidRPr="004B5426" w:rsidRDefault="008B0A98"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Select the time period over which the data is to be studied.</w:t>
      </w:r>
    </w:p>
    <w:p w14:paraId="5690A9D9" w14:textId="77777777" w:rsidR="008B0A98" w:rsidRPr="004B5426" w:rsidRDefault="008B0A98"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Collect the data either by “real time</w:t>
      </w:r>
      <w:r w:rsidR="006D3969" w:rsidRPr="004B5426">
        <w:rPr>
          <w:rFonts w:ascii="Calibri" w:hAnsi="Calibri" w:cs="Calibri"/>
          <w:sz w:val="22"/>
          <w:szCs w:val="22"/>
        </w:rPr>
        <w:t>” data</w:t>
      </w:r>
      <w:r w:rsidRPr="004B5426">
        <w:rPr>
          <w:rFonts w:ascii="Calibri" w:hAnsi="Calibri" w:cs="Calibri"/>
          <w:sz w:val="22"/>
          <w:szCs w:val="22"/>
        </w:rPr>
        <w:t xml:space="preserve"> gathering or review of historical data.</w:t>
      </w:r>
    </w:p>
    <w:p w14:paraId="5690A9DA" w14:textId="77777777" w:rsidR="008B0A98" w:rsidRPr="004B5426" w:rsidRDefault="008B0A98"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Arrange the data in descending order of frequency. Use the template below for data consolidation.</w:t>
      </w:r>
    </w:p>
    <w:tbl>
      <w:tblPr>
        <w:tblW w:w="8030" w:type="dxa"/>
        <w:tblInd w:w="1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30"/>
        <w:gridCol w:w="1260"/>
        <w:gridCol w:w="1680"/>
        <w:gridCol w:w="2660"/>
      </w:tblGrid>
      <w:tr w:rsidR="008B0A98" w:rsidRPr="004B5426" w14:paraId="5690A9E0" w14:textId="77777777" w:rsidTr="00F83591">
        <w:trPr>
          <w:trHeight w:val="913"/>
        </w:trPr>
        <w:tc>
          <w:tcPr>
            <w:tcW w:w="2430" w:type="dxa"/>
            <w:noWrap/>
            <w:tcMar>
              <w:top w:w="15" w:type="dxa"/>
              <w:left w:w="15" w:type="dxa"/>
              <w:bottom w:w="0" w:type="dxa"/>
              <w:right w:w="15" w:type="dxa"/>
            </w:tcMar>
          </w:tcPr>
          <w:p w14:paraId="5690A9DB" w14:textId="77777777" w:rsidR="008B0A98" w:rsidRPr="004B5426" w:rsidRDefault="008B0A98" w:rsidP="00F04CD7">
            <w:pPr>
              <w:spacing w:line="360" w:lineRule="auto"/>
              <w:jc w:val="center"/>
              <w:rPr>
                <w:rFonts w:ascii="Calibri" w:hAnsi="Calibri" w:cs="Calibri"/>
                <w:b/>
                <w:bCs/>
                <w:sz w:val="22"/>
                <w:szCs w:val="22"/>
              </w:rPr>
            </w:pPr>
            <w:r w:rsidRPr="004B5426">
              <w:rPr>
                <w:rFonts w:ascii="Calibri" w:hAnsi="Calibri" w:cs="Calibri"/>
                <w:b/>
                <w:bCs/>
                <w:sz w:val="22"/>
                <w:szCs w:val="22"/>
              </w:rPr>
              <w:t>Problem category</w:t>
            </w:r>
          </w:p>
          <w:p w14:paraId="5690A9DC" w14:textId="77777777" w:rsidR="008B0A98" w:rsidRPr="004B5426" w:rsidRDefault="008B0A98" w:rsidP="00F04CD7">
            <w:pPr>
              <w:spacing w:line="360" w:lineRule="auto"/>
              <w:jc w:val="center"/>
              <w:rPr>
                <w:rFonts w:ascii="Calibri" w:hAnsi="Calibri" w:cs="Calibri"/>
                <w:sz w:val="18"/>
                <w:szCs w:val="18"/>
              </w:rPr>
            </w:pPr>
            <w:r w:rsidRPr="004B5426">
              <w:rPr>
                <w:rFonts w:ascii="Calibri" w:hAnsi="Calibri" w:cs="Calibri"/>
                <w:sz w:val="18"/>
                <w:szCs w:val="18"/>
              </w:rPr>
              <w:t>(arrange in descending order of frequency)</w:t>
            </w:r>
          </w:p>
        </w:tc>
        <w:tc>
          <w:tcPr>
            <w:tcW w:w="1260" w:type="dxa"/>
            <w:noWrap/>
            <w:tcMar>
              <w:top w:w="15" w:type="dxa"/>
              <w:left w:w="15" w:type="dxa"/>
              <w:bottom w:w="0" w:type="dxa"/>
              <w:right w:w="15" w:type="dxa"/>
            </w:tcMar>
          </w:tcPr>
          <w:p w14:paraId="5690A9DD" w14:textId="77777777" w:rsidR="008B0A98" w:rsidRPr="004B5426" w:rsidRDefault="008B0A98" w:rsidP="00F04CD7">
            <w:pPr>
              <w:spacing w:line="360" w:lineRule="auto"/>
              <w:jc w:val="center"/>
              <w:rPr>
                <w:rFonts w:ascii="Calibri" w:hAnsi="Calibri" w:cs="Calibri"/>
                <w:b/>
                <w:bCs/>
                <w:sz w:val="22"/>
                <w:szCs w:val="22"/>
              </w:rPr>
            </w:pPr>
            <w:r w:rsidRPr="004B5426">
              <w:rPr>
                <w:rFonts w:ascii="Calibri" w:hAnsi="Calibri" w:cs="Calibri"/>
                <w:b/>
                <w:bCs/>
                <w:sz w:val="22"/>
                <w:szCs w:val="22"/>
              </w:rPr>
              <w:t>Frequency</w:t>
            </w:r>
          </w:p>
        </w:tc>
        <w:tc>
          <w:tcPr>
            <w:tcW w:w="1680" w:type="dxa"/>
            <w:noWrap/>
            <w:tcMar>
              <w:top w:w="15" w:type="dxa"/>
              <w:left w:w="15" w:type="dxa"/>
              <w:bottom w:w="0" w:type="dxa"/>
              <w:right w:w="15" w:type="dxa"/>
            </w:tcMar>
          </w:tcPr>
          <w:p w14:paraId="5690A9DE" w14:textId="77777777" w:rsidR="008B0A98" w:rsidRPr="004B5426" w:rsidRDefault="008B0A98" w:rsidP="00F04CD7">
            <w:pPr>
              <w:spacing w:line="360" w:lineRule="auto"/>
              <w:jc w:val="center"/>
              <w:rPr>
                <w:rFonts w:ascii="Calibri" w:hAnsi="Calibri" w:cs="Calibri"/>
                <w:b/>
                <w:bCs/>
                <w:sz w:val="22"/>
                <w:szCs w:val="22"/>
              </w:rPr>
            </w:pPr>
            <w:r w:rsidRPr="004B5426">
              <w:rPr>
                <w:rFonts w:ascii="Calibri" w:hAnsi="Calibri" w:cs="Calibri"/>
                <w:b/>
                <w:bCs/>
                <w:sz w:val="22"/>
                <w:szCs w:val="22"/>
              </w:rPr>
              <w:t>(%) of Total frequency</w:t>
            </w:r>
          </w:p>
        </w:tc>
        <w:tc>
          <w:tcPr>
            <w:tcW w:w="2660" w:type="dxa"/>
            <w:noWrap/>
            <w:tcMar>
              <w:top w:w="15" w:type="dxa"/>
              <w:left w:w="15" w:type="dxa"/>
              <w:bottom w:w="0" w:type="dxa"/>
              <w:right w:w="15" w:type="dxa"/>
            </w:tcMar>
          </w:tcPr>
          <w:p w14:paraId="5690A9DF" w14:textId="77777777" w:rsidR="008B0A98" w:rsidRPr="004B5426" w:rsidRDefault="008B0A98" w:rsidP="00F04CD7">
            <w:pPr>
              <w:spacing w:line="360" w:lineRule="auto"/>
              <w:jc w:val="center"/>
              <w:rPr>
                <w:rFonts w:ascii="Calibri" w:hAnsi="Calibri" w:cs="Calibri"/>
                <w:b/>
                <w:bCs/>
                <w:sz w:val="22"/>
                <w:szCs w:val="22"/>
              </w:rPr>
            </w:pPr>
            <w:r w:rsidRPr="004B5426">
              <w:rPr>
                <w:rFonts w:ascii="Calibri" w:hAnsi="Calibri" w:cs="Calibri"/>
                <w:b/>
                <w:bCs/>
                <w:sz w:val="22"/>
                <w:szCs w:val="22"/>
              </w:rPr>
              <w:t>Cumulative % frequency</w:t>
            </w:r>
          </w:p>
        </w:tc>
      </w:tr>
      <w:tr w:rsidR="008B0A98" w:rsidRPr="004B5426" w14:paraId="5690A9E5" w14:textId="77777777" w:rsidTr="008B0A98">
        <w:trPr>
          <w:trHeight w:val="255"/>
        </w:trPr>
        <w:tc>
          <w:tcPr>
            <w:tcW w:w="2430" w:type="dxa"/>
            <w:noWrap/>
            <w:tcMar>
              <w:top w:w="15" w:type="dxa"/>
              <w:left w:w="15" w:type="dxa"/>
              <w:bottom w:w="0" w:type="dxa"/>
              <w:right w:w="15" w:type="dxa"/>
            </w:tcMar>
            <w:vAlign w:val="bottom"/>
          </w:tcPr>
          <w:p w14:paraId="5690A9E1" w14:textId="77777777" w:rsidR="008B0A98" w:rsidRPr="004B5426" w:rsidRDefault="008B0A98" w:rsidP="007821C8">
            <w:pPr>
              <w:spacing w:line="360" w:lineRule="auto"/>
              <w:jc w:val="center"/>
              <w:rPr>
                <w:rFonts w:ascii="Calibri" w:hAnsi="Calibri" w:cs="Calibri"/>
                <w:sz w:val="22"/>
                <w:szCs w:val="22"/>
              </w:rPr>
            </w:pPr>
            <w:r w:rsidRPr="004B5426">
              <w:rPr>
                <w:rFonts w:ascii="Calibri" w:hAnsi="Calibri" w:cs="Calibri"/>
                <w:sz w:val="22"/>
                <w:szCs w:val="22"/>
              </w:rPr>
              <w:t>A</w:t>
            </w:r>
          </w:p>
        </w:tc>
        <w:tc>
          <w:tcPr>
            <w:tcW w:w="1260" w:type="dxa"/>
            <w:noWrap/>
            <w:tcMar>
              <w:top w:w="15" w:type="dxa"/>
              <w:left w:w="15" w:type="dxa"/>
              <w:bottom w:w="0" w:type="dxa"/>
              <w:right w:w="15" w:type="dxa"/>
            </w:tcMar>
            <w:vAlign w:val="bottom"/>
          </w:tcPr>
          <w:p w14:paraId="5690A9E2" w14:textId="77777777" w:rsidR="008B0A98" w:rsidRPr="004B5426" w:rsidRDefault="008B0A98" w:rsidP="007821C8">
            <w:pPr>
              <w:spacing w:line="360" w:lineRule="auto"/>
              <w:rPr>
                <w:rFonts w:ascii="Calibri" w:hAnsi="Calibri" w:cs="Calibri"/>
                <w:sz w:val="22"/>
                <w:szCs w:val="22"/>
              </w:rPr>
            </w:pPr>
          </w:p>
        </w:tc>
        <w:tc>
          <w:tcPr>
            <w:tcW w:w="1680" w:type="dxa"/>
            <w:noWrap/>
            <w:tcMar>
              <w:top w:w="15" w:type="dxa"/>
              <w:left w:w="15" w:type="dxa"/>
              <w:bottom w:w="0" w:type="dxa"/>
              <w:right w:w="15" w:type="dxa"/>
            </w:tcMar>
            <w:vAlign w:val="bottom"/>
          </w:tcPr>
          <w:p w14:paraId="5690A9E3" w14:textId="77777777" w:rsidR="008B0A98" w:rsidRPr="004B5426" w:rsidRDefault="008B0A98" w:rsidP="002F22D5">
            <w:pPr>
              <w:spacing w:line="360" w:lineRule="auto"/>
              <w:jc w:val="center"/>
              <w:rPr>
                <w:rFonts w:ascii="Calibri" w:hAnsi="Calibri" w:cs="Calibri"/>
                <w:sz w:val="22"/>
                <w:szCs w:val="22"/>
              </w:rPr>
            </w:pPr>
          </w:p>
        </w:tc>
        <w:tc>
          <w:tcPr>
            <w:tcW w:w="2660" w:type="dxa"/>
            <w:noWrap/>
            <w:tcMar>
              <w:top w:w="15" w:type="dxa"/>
              <w:left w:w="15" w:type="dxa"/>
              <w:bottom w:w="0" w:type="dxa"/>
              <w:right w:w="15" w:type="dxa"/>
            </w:tcMar>
            <w:vAlign w:val="bottom"/>
          </w:tcPr>
          <w:p w14:paraId="5690A9E4" w14:textId="77777777" w:rsidR="008B0A98" w:rsidRPr="004B5426" w:rsidRDefault="008B0A98" w:rsidP="002F22D5">
            <w:pPr>
              <w:spacing w:line="360" w:lineRule="auto"/>
              <w:jc w:val="center"/>
              <w:rPr>
                <w:rFonts w:ascii="Calibri" w:hAnsi="Calibri" w:cs="Calibri"/>
                <w:sz w:val="22"/>
                <w:szCs w:val="22"/>
              </w:rPr>
            </w:pPr>
          </w:p>
        </w:tc>
      </w:tr>
      <w:tr w:rsidR="008B0A98" w:rsidRPr="004B5426" w14:paraId="5690A9EA" w14:textId="77777777" w:rsidTr="008B0A98">
        <w:trPr>
          <w:trHeight w:val="255"/>
        </w:trPr>
        <w:tc>
          <w:tcPr>
            <w:tcW w:w="2430" w:type="dxa"/>
            <w:noWrap/>
            <w:tcMar>
              <w:top w:w="15" w:type="dxa"/>
              <w:left w:w="15" w:type="dxa"/>
              <w:bottom w:w="0" w:type="dxa"/>
              <w:right w:w="15" w:type="dxa"/>
            </w:tcMar>
            <w:vAlign w:val="bottom"/>
          </w:tcPr>
          <w:p w14:paraId="5690A9E6" w14:textId="77777777" w:rsidR="008B0A98" w:rsidRPr="004B5426" w:rsidRDefault="008B0A98" w:rsidP="007821C8">
            <w:pPr>
              <w:spacing w:line="360" w:lineRule="auto"/>
              <w:jc w:val="center"/>
              <w:rPr>
                <w:rFonts w:ascii="Calibri" w:hAnsi="Calibri" w:cs="Calibri"/>
                <w:sz w:val="22"/>
                <w:szCs w:val="22"/>
              </w:rPr>
            </w:pPr>
            <w:r w:rsidRPr="004B5426">
              <w:rPr>
                <w:rFonts w:ascii="Calibri" w:hAnsi="Calibri" w:cs="Calibri"/>
                <w:sz w:val="22"/>
                <w:szCs w:val="22"/>
              </w:rPr>
              <w:t>B</w:t>
            </w:r>
          </w:p>
        </w:tc>
        <w:tc>
          <w:tcPr>
            <w:tcW w:w="1260" w:type="dxa"/>
            <w:noWrap/>
            <w:tcMar>
              <w:top w:w="15" w:type="dxa"/>
              <w:left w:w="15" w:type="dxa"/>
              <w:bottom w:w="0" w:type="dxa"/>
              <w:right w:w="15" w:type="dxa"/>
            </w:tcMar>
            <w:vAlign w:val="bottom"/>
          </w:tcPr>
          <w:p w14:paraId="5690A9E7" w14:textId="77777777" w:rsidR="008B0A98" w:rsidRPr="004B5426" w:rsidRDefault="008B0A98" w:rsidP="007821C8">
            <w:pPr>
              <w:spacing w:line="360" w:lineRule="auto"/>
              <w:rPr>
                <w:rFonts w:ascii="Calibri" w:hAnsi="Calibri" w:cs="Calibri"/>
                <w:sz w:val="22"/>
                <w:szCs w:val="22"/>
              </w:rPr>
            </w:pPr>
          </w:p>
        </w:tc>
        <w:tc>
          <w:tcPr>
            <w:tcW w:w="1680" w:type="dxa"/>
            <w:noWrap/>
            <w:tcMar>
              <w:top w:w="15" w:type="dxa"/>
              <w:left w:w="15" w:type="dxa"/>
              <w:bottom w:w="0" w:type="dxa"/>
              <w:right w:w="15" w:type="dxa"/>
            </w:tcMar>
            <w:vAlign w:val="bottom"/>
          </w:tcPr>
          <w:p w14:paraId="5690A9E8" w14:textId="77777777" w:rsidR="008B0A98" w:rsidRPr="004B5426" w:rsidRDefault="008B0A98" w:rsidP="002F22D5">
            <w:pPr>
              <w:spacing w:line="360" w:lineRule="auto"/>
              <w:jc w:val="center"/>
              <w:rPr>
                <w:rFonts w:ascii="Calibri" w:hAnsi="Calibri" w:cs="Calibri"/>
                <w:sz w:val="22"/>
                <w:szCs w:val="22"/>
              </w:rPr>
            </w:pPr>
          </w:p>
        </w:tc>
        <w:tc>
          <w:tcPr>
            <w:tcW w:w="2660" w:type="dxa"/>
            <w:noWrap/>
            <w:tcMar>
              <w:top w:w="15" w:type="dxa"/>
              <w:left w:w="15" w:type="dxa"/>
              <w:bottom w:w="0" w:type="dxa"/>
              <w:right w:w="15" w:type="dxa"/>
            </w:tcMar>
            <w:vAlign w:val="bottom"/>
          </w:tcPr>
          <w:p w14:paraId="5690A9E9" w14:textId="77777777" w:rsidR="008B0A98" w:rsidRPr="004B5426" w:rsidRDefault="008B0A98" w:rsidP="002F22D5">
            <w:pPr>
              <w:spacing w:line="360" w:lineRule="auto"/>
              <w:jc w:val="center"/>
              <w:rPr>
                <w:rFonts w:ascii="Calibri" w:hAnsi="Calibri" w:cs="Calibri"/>
                <w:sz w:val="22"/>
                <w:szCs w:val="22"/>
              </w:rPr>
            </w:pPr>
          </w:p>
        </w:tc>
      </w:tr>
      <w:tr w:rsidR="008B0A98" w:rsidRPr="004B5426" w14:paraId="5690A9EF" w14:textId="77777777" w:rsidTr="008B0A98">
        <w:trPr>
          <w:trHeight w:val="255"/>
        </w:trPr>
        <w:tc>
          <w:tcPr>
            <w:tcW w:w="2430" w:type="dxa"/>
            <w:noWrap/>
            <w:tcMar>
              <w:top w:w="15" w:type="dxa"/>
              <w:left w:w="15" w:type="dxa"/>
              <w:bottom w:w="0" w:type="dxa"/>
              <w:right w:w="15" w:type="dxa"/>
            </w:tcMar>
            <w:vAlign w:val="bottom"/>
          </w:tcPr>
          <w:p w14:paraId="5690A9EB" w14:textId="77777777" w:rsidR="008B0A98" w:rsidRPr="004B5426" w:rsidRDefault="008B0A98" w:rsidP="007821C8">
            <w:pPr>
              <w:spacing w:line="360" w:lineRule="auto"/>
              <w:jc w:val="center"/>
              <w:rPr>
                <w:rFonts w:ascii="Calibri" w:hAnsi="Calibri" w:cs="Calibri"/>
                <w:sz w:val="22"/>
                <w:szCs w:val="22"/>
              </w:rPr>
            </w:pPr>
            <w:r w:rsidRPr="004B5426">
              <w:rPr>
                <w:rFonts w:ascii="Calibri" w:hAnsi="Calibri" w:cs="Calibri"/>
                <w:sz w:val="22"/>
                <w:szCs w:val="22"/>
              </w:rPr>
              <w:t>C</w:t>
            </w:r>
          </w:p>
        </w:tc>
        <w:tc>
          <w:tcPr>
            <w:tcW w:w="1260" w:type="dxa"/>
            <w:noWrap/>
            <w:tcMar>
              <w:top w:w="15" w:type="dxa"/>
              <w:left w:w="15" w:type="dxa"/>
              <w:bottom w:w="0" w:type="dxa"/>
              <w:right w:w="15" w:type="dxa"/>
            </w:tcMar>
            <w:vAlign w:val="bottom"/>
          </w:tcPr>
          <w:p w14:paraId="5690A9EC" w14:textId="77777777" w:rsidR="008B0A98" w:rsidRPr="004B5426" w:rsidRDefault="008B0A98" w:rsidP="007821C8">
            <w:pPr>
              <w:spacing w:line="360" w:lineRule="auto"/>
              <w:rPr>
                <w:rFonts w:ascii="Calibri" w:hAnsi="Calibri" w:cs="Calibri"/>
                <w:sz w:val="22"/>
                <w:szCs w:val="22"/>
              </w:rPr>
            </w:pPr>
          </w:p>
        </w:tc>
        <w:tc>
          <w:tcPr>
            <w:tcW w:w="1680" w:type="dxa"/>
            <w:noWrap/>
            <w:tcMar>
              <w:top w:w="15" w:type="dxa"/>
              <w:left w:w="15" w:type="dxa"/>
              <w:bottom w:w="0" w:type="dxa"/>
              <w:right w:w="15" w:type="dxa"/>
            </w:tcMar>
            <w:vAlign w:val="bottom"/>
          </w:tcPr>
          <w:p w14:paraId="5690A9ED" w14:textId="77777777" w:rsidR="008B0A98" w:rsidRPr="004B5426" w:rsidRDefault="008B0A98" w:rsidP="002F22D5">
            <w:pPr>
              <w:spacing w:line="360" w:lineRule="auto"/>
              <w:jc w:val="center"/>
              <w:rPr>
                <w:rFonts w:ascii="Calibri" w:hAnsi="Calibri" w:cs="Calibri"/>
                <w:sz w:val="22"/>
                <w:szCs w:val="22"/>
              </w:rPr>
            </w:pPr>
          </w:p>
        </w:tc>
        <w:tc>
          <w:tcPr>
            <w:tcW w:w="2660" w:type="dxa"/>
            <w:noWrap/>
            <w:tcMar>
              <w:top w:w="15" w:type="dxa"/>
              <w:left w:w="15" w:type="dxa"/>
              <w:bottom w:w="0" w:type="dxa"/>
              <w:right w:w="15" w:type="dxa"/>
            </w:tcMar>
            <w:vAlign w:val="bottom"/>
          </w:tcPr>
          <w:p w14:paraId="5690A9EE" w14:textId="77777777" w:rsidR="008B0A98" w:rsidRPr="004B5426" w:rsidRDefault="008B0A98" w:rsidP="002F22D5">
            <w:pPr>
              <w:spacing w:line="360" w:lineRule="auto"/>
              <w:jc w:val="center"/>
              <w:rPr>
                <w:rFonts w:ascii="Calibri" w:hAnsi="Calibri" w:cs="Calibri"/>
                <w:sz w:val="22"/>
                <w:szCs w:val="22"/>
              </w:rPr>
            </w:pPr>
          </w:p>
        </w:tc>
      </w:tr>
      <w:tr w:rsidR="008B0A98" w:rsidRPr="004B5426" w14:paraId="5690A9F4" w14:textId="77777777" w:rsidTr="008B0A98">
        <w:trPr>
          <w:trHeight w:val="255"/>
        </w:trPr>
        <w:tc>
          <w:tcPr>
            <w:tcW w:w="2430" w:type="dxa"/>
            <w:noWrap/>
            <w:tcMar>
              <w:top w:w="15" w:type="dxa"/>
              <w:left w:w="15" w:type="dxa"/>
              <w:bottom w:w="0" w:type="dxa"/>
              <w:right w:w="15" w:type="dxa"/>
            </w:tcMar>
            <w:vAlign w:val="bottom"/>
          </w:tcPr>
          <w:p w14:paraId="5690A9F0" w14:textId="77777777" w:rsidR="008B0A98" w:rsidRPr="004B5426" w:rsidRDefault="005724AD" w:rsidP="007821C8">
            <w:pPr>
              <w:spacing w:line="360" w:lineRule="auto"/>
              <w:jc w:val="center"/>
              <w:rPr>
                <w:rFonts w:ascii="Calibri" w:hAnsi="Calibri" w:cs="Calibri"/>
                <w:sz w:val="22"/>
                <w:szCs w:val="22"/>
              </w:rPr>
            </w:pPr>
            <w:r w:rsidRPr="004B5426">
              <w:rPr>
                <w:rFonts w:ascii="Calibri" w:hAnsi="Calibri" w:cs="Calibri"/>
                <w:sz w:val="22"/>
                <w:szCs w:val="22"/>
              </w:rPr>
              <w:t>D</w:t>
            </w:r>
          </w:p>
        </w:tc>
        <w:tc>
          <w:tcPr>
            <w:tcW w:w="1260" w:type="dxa"/>
            <w:noWrap/>
            <w:tcMar>
              <w:top w:w="15" w:type="dxa"/>
              <w:left w:w="15" w:type="dxa"/>
              <w:bottom w:w="0" w:type="dxa"/>
              <w:right w:w="15" w:type="dxa"/>
            </w:tcMar>
            <w:vAlign w:val="bottom"/>
          </w:tcPr>
          <w:p w14:paraId="5690A9F1" w14:textId="77777777" w:rsidR="008B0A98" w:rsidRPr="004B5426" w:rsidRDefault="008B0A98" w:rsidP="007821C8">
            <w:pPr>
              <w:spacing w:line="360" w:lineRule="auto"/>
              <w:rPr>
                <w:rFonts w:ascii="Calibri" w:hAnsi="Calibri" w:cs="Calibri"/>
                <w:sz w:val="22"/>
                <w:szCs w:val="22"/>
              </w:rPr>
            </w:pPr>
          </w:p>
        </w:tc>
        <w:tc>
          <w:tcPr>
            <w:tcW w:w="1680" w:type="dxa"/>
            <w:noWrap/>
            <w:tcMar>
              <w:top w:w="15" w:type="dxa"/>
              <w:left w:w="15" w:type="dxa"/>
              <w:bottom w:w="0" w:type="dxa"/>
              <w:right w:w="15" w:type="dxa"/>
            </w:tcMar>
            <w:vAlign w:val="bottom"/>
          </w:tcPr>
          <w:p w14:paraId="5690A9F2" w14:textId="77777777" w:rsidR="008B0A98" w:rsidRPr="004B5426" w:rsidRDefault="008B0A98" w:rsidP="002F22D5">
            <w:pPr>
              <w:spacing w:line="360" w:lineRule="auto"/>
              <w:jc w:val="center"/>
              <w:rPr>
                <w:rFonts w:ascii="Calibri" w:hAnsi="Calibri" w:cs="Calibri"/>
                <w:sz w:val="22"/>
                <w:szCs w:val="22"/>
              </w:rPr>
            </w:pPr>
          </w:p>
        </w:tc>
        <w:tc>
          <w:tcPr>
            <w:tcW w:w="2660" w:type="dxa"/>
            <w:noWrap/>
            <w:tcMar>
              <w:top w:w="15" w:type="dxa"/>
              <w:left w:w="15" w:type="dxa"/>
              <w:bottom w:w="0" w:type="dxa"/>
              <w:right w:w="15" w:type="dxa"/>
            </w:tcMar>
            <w:vAlign w:val="bottom"/>
          </w:tcPr>
          <w:p w14:paraId="5690A9F3" w14:textId="77777777" w:rsidR="008B0A98" w:rsidRPr="004B5426" w:rsidRDefault="008B0A98" w:rsidP="002F22D5">
            <w:pPr>
              <w:spacing w:line="360" w:lineRule="auto"/>
              <w:jc w:val="center"/>
              <w:rPr>
                <w:rFonts w:ascii="Calibri" w:hAnsi="Calibri" w:cs="Calibri"/>
                <w:b/>
                <w:bCs/>
                <w:sz w:val="22"/>
                <w:szCs w:val="22"/>
              </w:rPr>
            </w:pPr>
            <w:r w:rsidRPr="004B5426">
              <w:rPr>
                <w:rFonts w:ascii="Calibri" w:hAnsi="Calibri" w:cs="Calibri"/>
                <w:b/>
                <w:bCs/>
                <w:sz w:val="22"/>
                <w:szCs w:val="22"/>
              </w:rPr>
              <w:t>100%</w:t>
            </w:r>
          </w:p>
        </w:tc>
      </w:tr>
      <w:tr w:rsidR="008B0A98" w:rsidRPr="004B5426" w14:paraId="5690A9F9" w14:textId="77777777" w:rsidTr="008B0A98">
        <w:trPr>
          <w:trHeight w:val="255"/>
        </w:trPr>
        <w:tc>
          <w:tcPr>
            <w:tcW w:w="2430" w:type="dxa"/>
            <w:noWrap/>
            <w:tcMar>
              <w:top w:w="15" w:type="dxa"/>
              <w:left w:w="15" w:type="dxa"/>
              <w:bottom w:w="0" w:type="dxa"/>
              <w:right w:w="15" w:type="dxa"/>
            </w:tcMar>
            <w:vAlign w:val="bottom"/>
          </w:tcPr>
          <w:p w14:paraId="5690A9F5" w14:textId="77777777" w:rsidR="008B0A98" w:rsidRPr="004B5426" w:rsidRDefault="008B0A98" w:rsidP="007821C8">
            <w:pPr>
              <w:spacing w:line="360" w:lineRule="auto"/>
              <w:rPr>
                <w:rFonts w:ascii="Calibri" w:hAnsi="Calibri" w:cs="Calibri"/>
                <w:b/>
                <w:bCs/>
                <w:sz w:val="22"/>
                <w:szCs w:val="22"/>
              </w:rPr>
            </w:pPr>
            <w:r w:rsidRPr="004B5426">
              <w:rPr>
                <w:rFonts w:ascii="Calibri" w:hAnsi="Calibri" w:cs="Calibri"/>
                <w:b/>
                <w:bCs/>
                <w:sz w:val="22"/>
                <w:szCs w:val="22"/>
              </w:rPr>
              <w:t>Total</w:t>
            </w:r>
          </w:p>
        </w:tc>
        <w:tc>
          <w:tcPr>
            <w:tcW w:w="1260" w:type="dxa"/>
            <w:noWrap/>
            <w:tcMar>
              <w:top w:w="15" w:type="dxa"/>
              <w:left w:w="15" w:type="dxa"/>
              <w:bottom w:w="0" w:type="dxa"/>
              <w:right w:w="15" w:type="dxa"/>
            </w:tcMar>
            <w:vAlign w:val="bottom"/>
          </w:tcPr>
          <w:p w14:paraId="5690A9F6" w14:textId="77777777" w:rsidR="008B0A98" w:rsidRPr="004B5426" w:rsidRDefault="008B0A98" w:rsidP="007821C8">
            <w:pPr>
              <w:spacing w:line="360" w:lineRule="auto"/>
              <w:rPr>
                <w:rFonts w:ascii="Calibri" w:hAnsi="Calibri" w:cs="Calibri"/>
                <w:b/>
                <w:bCs/>
                <w:sz w:val="22"/>
                <w:szCs w:val="22"/>
              </w:rPr>
            </w:pPr>
          </w:p>
        </w:tc>
        <w:tc>
          <w:tcPr>
            <w:tcW w:w="1680" w:type="dxa"/>
            <w:noWrap/>
            <w:tcMar>
              <w:top w:w="15" w:type="dxa"/>
              <w:left w:w="15" w:type="dxa"/>
              <w:bottom w:w="0" w:type="dxa"/>
              <w:right w:w="15" w:type="dxa"/>
            </w:tcMar>
            <w:vAlign w:val="bottom"/>
          </w:tcPr>
          <w:p w14:paraId="5690A9F7" w14:textId="77777777" w:rsidR="008B0A98" w:rsidRPr="004B5426" w:rsidRDefault="008B0A98" w:rsidP="002F22D5">
            <w:pPr>
              <w:spacing w:line="360" w:lineRule="auto"/>
              <w:jc w:val="center"/>
              <w:rPr>
                <w:rFonts w:ascii="Calibri" w:hAnsi="Calibri" w:cs="Calibri"/>
                <w:b/>
                <w:bCs/>
                <w:sz w:val="22"/>
                <w:szCs w:val="22"/>
              </w:rPr>
            </w:pPr>
            <w:r w:rsidRPr="004B5426">
              <w:rPr>
                <w:rFonts w:ascii="Calibri" w:hAnsi="Calibri" w:cs="Calibri"/>
                <w:b/>
                <w:bCs/>
                <w:sz w:val="22"/>
                <w:szCs w:val="22"/>
              </w:rPr>
              <w:t>100%</w:t>
            </w:r>
          </w:p>
        </w:tc>
        <w:tc>
          <w:tcPr>
            <w:tcW w:w="2660" w:type="dxa"/>
            <w:noWrap/>
            <w:tcMar>
              <w:top w:w="15" w:type="dxa"/>
              <w:left w:w="15" w:type="dxa"/>
              <w:bottom w:w="0" w:type="dxa"/>
              <w:right w:w="15" w:type="dxa"/>
            </w:tcMar>
            <w:vAlign w:val="bottom"/>
          </w:tcPr>
          <w:p w14:paraId="5690A9F8" w14:textId="77777777" w:rsidR="008B0A98" w:rsidRPr="004B5426" w:rsidRDefault="008B0A98" w:rsidP="002F22D5">
            <w:pPr>
              <w:spacing w:line="360" w:lineRule="auto"/>
              <w:jc w:val="center"/>
              <w:rPr>
                <w:rFonts w:ascii="Calibri" w:hAnsi="Calibri" w:cs="Calibri"/>
                <w:b/>
                <w:bCs/>
                <w:sz w:val="22"/>
                <w:szCs w:val="22"/>
              </w:rPr>
            </w:pPr>
          </w:p>
        </w:tc>
      </w:tr>
    </w:tbl>
    <w:p w14:paraId="5690A9FA" w14:textId="77777777" w:rsidR="008B0A98" w:rsidRPr="004B5426" w:rsidRDefault="008B0A98"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Create the bar-graph with “problem category” on the X-axis, the frequency on the Y-axis (left) and the “cumulative % frequency” on the Y-axis (right).</w:t>
      </w:r>
    </w:p>
    <w:p w14:paraId="5690A9FB" w14:textId="77777777" w:rsidR="008B0A98" w:rsidRPr="004B5426" w:rsidRDefault="008B0A98"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lastRenderedPageBreak/>
        <w:t>Plot the bars on the Pareto Chart. The problem categories should be marked in decreasing order of frequency from left to right on the X-axis. Draw the frequency histogram.</w:t>
      </w:r>
    </w:p>
    <w:p w14:paraId="5690A9FC" w14:textId="77777777" w:rsidR="008B0A98" w:rsidRPr="004B5426" w:rsidRDefault="008B0A98"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 xml:space="preserve">Plot the cumulative percentage line. </w:t>
      </w:r>
    </w:p>
    <w:p w14:paraId="5690A9FD" w14:textId="77777777" w:rsidR="00142FB8" w:rsidRPr="004B5426" w:rsidRDefault="008B0A98"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Interpret the Pareto chart. Generally the categories having the tallest bars (@60-90% cumulative frequency) indicate the biggest contributors to the problem. Typically, these categories have to be tackled on priority, so that the overall problem is mitigated to a large extent</w:t>
      </w:r>
    </w:p>
    <w:p w14:paraId="5690A9FE" w14:textId="77777777" w:rsidR="00C70F75" w:rsidRPr="004B5426" w:rsidRDefault="00142FB8" w:rsidP="007821C8">
      <w:pPr>
        <w:pStyle w:val="Heading2"/>
        <w:spacing w:line="360" w:lineRule="auto"/>
        <w:rPr>
          <w:rFonts w:ascii="Calibri" w:hAnsi="Calibri" w:cs="Calibri"/>
          <w:sz w:val="28"/>
          <w:szCs w:val="28"/>
        </w:rPr>
      </w:pPr>
      <w:bookmarkStart w:id="26" w:name="_Toc401161041"/>
      <w:r w:rsidRPr="004B5426">
        <w:rPr>
          <w:rFonts w:ascii="Calibri" w:hAnsi="Calibri" w:cs="Calibri"/>
          <w:sz w:val="28"/>
          <w:szCs w:val="28"/>
        </w:rPr>
        <w:t>Pareto Example</w:t>
      </w:r>
      <w:bookmarkEnd w:id="26"/>
    </w:p>
    <w:p w14:paraId="5690A9FF" w14:textId="77777777" w:rsidR="00A80E83" w:rsidRPr="004B5426" w:rsidRDefault="00E264C3" w:rsidP="0091022E">
      <w:pPr>
        <w:pStyle w:val="NormalWeb"/>
        <w:spacing w:line="360" w:lineRule="auto"/>
        <w:jc w:val="both"/>
        <w:rPr>
          <w:rFonts w:ascii="Calibri" w:hAnsi="Calibri" w:cs="Calibri"/>
          <w:sz w:val="22"/>
          <w:szCs w:val="22"/>
        </w:rPr>
      </w:pPr>
      <w:r w:rsidRPr="004B5426">
        <w:rPr>
          <w:rFonts w:ascii="Calibri" w:hAnsi="Calibri" w:cs="Calibri"/>
          <w:sz w:val="22"/>
          <w:szCs w:val="22"/>
        </w:rPr>
        <w:t xml:space="preserve">The below </w:t>
      </w:r>
      <w:r w:rsidR="00FF77BB" w:rsidRPr="004B5426">
        <w:rPr>
          <w:rFonts w:ascii="Calibri" w:hAnsi="Calibri" w:cs="Calibri"/>
          <w:sz w:val="22"/>
          <w:szCs w:val="22"/>
        </w:rPr>
        <w:t>Pareto</w:t>
      </w:r>
      <w:r w:rsidRPr="004B5426">
        <w:rPr>
          <w:rFonts w:ascii="Calibri" w:hAnsi="Calibri" w:cs="Calibri"/>
          <w:sz w:val="22"/>
          <w:szCs w:val="22"/>
        </w:rPr>
        <w:t xml:space="preserve"> has been drawn to represent the distribution of various </w:t>
      </w:r>
      <w:r w:rsidR="00E91853">
        <w:rPr>
          <w:rFonts w:ascii="Calibri" w:hAnsi="Calibri" w:cs="Calibri"/>
          <w:sz w:val="22"/>
          <w:szCs w:val="22"/>
        </w:rPr>
        <w:t>audit findings (NC)</w:t>
      </w:r>
      <w:r w:rsidRPr="004B5426">
        <w:rPr>
          <w:rFonts w:ascii="Calibri" w:hAnsi="Calibri" w:cs="Calibri"/>
          <w:sz w:val="22"/>
          <w:szCs w:val="22"/>
        </w:rPr>
        <w:t xml:space="preserve"> sub-categor</w:t>
      </w:r>
      <w:r w:rsidR="00E91853">
        <w:rPr>
          <w:rFonts w:ascii="Calibri" w:hAnsi="Calibri" w:cs="Calibri"/>
          <w:sz w:val="22"/>
          <w:szCs w:val="22"/>
        </w:rPr>
        <w:t>ies and identify the top causes against the CMMI Process Areas.</w:t>
      </w:r>
    </w:p>
    <w:tbl>
      <w:tblPr>
        <w:tblW w:w="9360" w:type="dxa"/>
        <w:jc w:val="center"/>
        <w:tblCellMar>
          <w:left w:w="0" w:type="dxa"/>
          <w:right w:w="0" w:type="dxa"/>
        </w:tblCellMar>
        <w:tblLook w:val="0420" w:firstRow="1" w:lastRow="0" w:firstColumn="0" w:lastColumn="0" w:noHBand="0" w:noVBand="1"/>
      </w:tblPr>
      <w:tblGrid>
        <w:gridCol w:w="1940"/>
        <w:gridCol w:w="1180"/>
        <w:gridCol w:w="1260"/>
        <w:gridCol w:w="1180"/>
        <w:gridCol w:w="3800"/>
      </w:tblGrid>
      <w:tr w:rsidR="005D5405" w:rsidRPr="00453AC7" w14:paraId="5690AA05" w14:textId="77777777" w:rsidTr="005D5405">
        <w:trPr>
          <w:trHeight w:val="660"/>
          <w:jc w:val="center"/>
        </w:trPr>
        <w:tc>
          <w:tcPr>
            <w:tcW w:w="1940" w:type="dxa"/>
            <w:tcBorders>
              <w:top w:val="single" w:sz="8" w:space="0" w:color="000000"/>
              <w:left w:val="single" w:sz="8" w:space="0" w:color="000000"/>
              <w:bottom w:val="single" w:sz="8" w:space="0" w:color="000000"/>
              <w:right w:val="single" w:sz="8" w:space="0" w:color="000000"/>
            </w:tcBorders>
            <w:shd w:val="clear" w:color="auto" w:fill="4F81BD"/>
            <w:tcMar>
              <w:top w:w="15" w:type="dxa"/>
              <w:left w:w="288" w:type="dxa"/>
              <w:bottom w:w="0" w:type="dxa"/>
              <w:right w:w="15" w:type="dxa"/>
            </w:tcMar>
            <w:vAlign w:val="center"/>
            <w:hideMark/>
          </w:tcPr>
          <w:p w14:paraId="5690AA00" w14:textId="77777777" w:rsidR="005D5405" w:rsidRPr="00453AC7" w:rsidRDefault="005D5405" w:rsidP="001C7C9C">
            <w:pPr>
              <w:jc w:val="center"/>
              <w:textAlignment w:val="bottom"/>
              <w:rPr>
                <w:rFonts w:ascii="Arial" w:hAnsi="Arial" w:cs="Arial"/>
                <w:sz w:val="36"/>
                <w:szCs w:val="36"/>
                <w:lang w:val="en-IN" w:eastAsia="en-IN"/>
              </w:rPr>
            </w:pPr>
            <w:r w:rsidRPr="00453AC7">
              <w:rPr>
                <w:rFonts w:ascii="Calibri" w:hAnsi="Calibri" w:cs="Calibri"/>
                <w:b/>
                <w:bCs/>
                <w:color w:val="FFFFFF"/>
                <w:kern w:val="24"/>
                <w:sz w:val="28"/>
                <w:szCs w:val="28"/>
                <w:lang w:eastAsia="en-IN"/>
              </w:rPr>
              <w:t>CMMI Process Area</w:t>
            </w:r>
          </w:p>
        </w:tc>
        <w:tc>
          <w:tcPr>
            <w:tcW w:w="1180" w:type="dxa"/>
            <w:tcBorders>
              <w:top w:val="single" w:sz="8" w:space="0" w:color="000000"/>
              <w:left w:val="single" w:sz="8" w:space="0" w:color="000000"/>
              <w:bottom w:val="single" w:sz="8" w:space="0" w:color="000000"/>
              <w:right w:val="single" w:sz="8" w:space="0" w:color="000000"/>
            </w:tcBorders>
            <w:shd w:val="clear" w:color="auto" w:fill="4F81BD"/>
            <w:tcMar>
              <w:top w:w="15" w:type="dxa"/>
              <w:left w:w="288" w:type="dxa"/>
              <w:bottom w:w="0" w:type="dxa"/>
              <w:right w:w="15" w:type="dxa"/>
            </w:tcMar>
            <w:vAlign w:val="center"/>
            <w:hideMark/>
          </w:tcPr>
          <w:p w14:paraId="5690AA01" w14:textId="77777777" w:rsidR="005D5405" w:rsidRPr="00453AC7" w:rsidRDefault="005D5405" w:rsidP="001C7C9C">
            <w:pPr>
              <w:jc w:val="center"/>
              <w:textAlignment w:val="bottom"/>
              <w:rPr>
                <w:rFonts w:ascii="Arial" w:hAnsi="Arial" w:cs="Arial"/>
                <w:sz w:val="36"/>
                <w:szCs w:val="36"/>
                <w:lang w:val="en-IN" w:eastAsia="en-IN"/>
              </w:rPr>
            </w:pPr>
            <w:r w:rsidRPr="00453AC7">
              <w:rPr>
                <w:rFonts w:ascii="Calibri" w:hAnsi="Calibri" w:cs="Calibri"/>
                <w:b/>
                <w:bCs/>
                <w:color w:val="FFFFFF"/>
                <w:kern w:val="24"/>
                <w:sz w:val="28"/>
                <w:szCs w:val="28"/>
                <w:lang w:eastAsia="en-IN"/>
              </w:rPr>
              <w:t>P1</w:t>
            </w:r>
          </w:p>
        </w:tc>
        <w:tc>
          <w:tcPr>
            <w:tcW w:w="1260" w:type="dxa"/>
            <w:tcBorders>
              <w:top w:val="single" w:sz="8" w:space="0" w:color="000000"/>
              <w:left w:val="single" w:sz="8" w:space="0" w:color="000000"/>
              <w:bottom w:val="single" w:sz="8" w:space="0" w:color="000000"/>
              <w:right w:val="single" w:sz="8" w:space="0" w:color="000000"/>
            </w:tcBorders>
            <w:shd w:val="clear" w:color="auto" w:fill="4F81BD"/>
            <w:tcMar>
              <w:top w:w="15" w:type="dxa"/>
              <w:left w:w="288" w:type="dxa"/>
              <w:bottom w:w="0" w:type="dxa"/>
              <w:right w:w="15" w:type="dxa"/>
            </w:tcMar>
            <w:vAlign w:val="center"/>
            <w:hideMark/>
          </w:tcPr>
          <w:p w14:paraId="5690AA02" w14:textId="77777777" w:rsidR="005D5405" w:rsidRPr="00453AC7" w:rsidRDefault="005D5405" w:rsidP="001C7C9C">
            <w:pPr>
              <w:jc w:val="center"/>
              <w:textAlignment w:val="bottom"/>
              <w:rPr>
                <w:rFonts w:ascii="Arial" w:hAnsi="Arial" w:cs="Arial"/>
                <w:sz w:val="36"/>
                <w:szCs w:val="36"/>
                <w:lang w:val="en-IN" w:eastAsia="en-IN"/>
              </w:rPr>
            </w:pPr>
            <w:r w:rsidRPr="00453AC7">
              <w:rPr>
                <w:rFonts w:ascii="Calibri" w:hAnsi="Calibri" w:cs="Calibri"/>
                <w:b/>
                <w:bCs/>
                <w:color w:val="FFFFFF"/>
                <w:kern w:val="24"/>
                <w:sz w:val="28"/>
                <w:szCs w:val="28"/>
                <w:lang w:eastAsia="en-IN"/>
              </w:rPr>
              <w:t>P2</w:t>
            </w:r>
          </w:p>
        </w:tc>
        <w:tc>
          <w:tcPr>
            <w:tcW w:w="1180" w:type="dxa"/>
            <w:tcBorders>
              <w:top w:val="single" w:sz="8" w:space="0" w:color="000000"/>
              <w:left w:val="single" w:sz="8" w:space="0" w:color="000000"/>
              <w:bottom w:val="single" w:sz="8" w:space="0" w:color="000000"/>
              <w:right w:val="single" w:sz="8" w:space="0" w:color="000000"/>
            </w:tcBorders>
            <w:shd w:val="clear" w:color="auto" w:fill="4F81BD"/>
            <w:tcMar>
              <w:top w:w="15" w:type="dxa"/>
              <w:left w:w="288" w:type="dxa"/>
              <w:bottom w:w="0" w:type="dxa"/>
              <w:right w:w="15" w:type="dxa"/>
            </w:tcMar>
            <w:vAlign w:val="center"/>
            <w:hideMark/>
          </w:tcPr>
          <w:p w14:paraId="5690AA03" w14:textId="77777777" w:rsidR="005D5405" w:rsidRPr="00453AC7" w:rsidRDefault="005D5405" w:rsidP="001C7C9C">
            <w:pPr>
              <w:jc w:val="center"/>
              <w:textAlignment w:val="bottom"/>
              <w:rPr>
                <w:rFonts w:ascii="Arial" w:hAnsi="Arial" w:cs="Arial"/>
                <w:sz w:val="36"/>
                <w:szCs w:val="36"/>
                <w:lang w:val="en-IN" w:eastAsia="en-IN"/>
              </w:rPr>
            </w:pPr>
            <w:r w:rsidRPr="00453AC7">
              <w:rPr>
                <w:rFonts w:ascii="Calibri" w:hAnsi="Calibri" w:cs="Calibri"/>
                <w:b/>
                <w:bCs/>
                <w:color w:val="FFFFFF"/>
                <w:kern w:val="24"/>
                <w:sz w:val="28"/>
                <w:szCs w:val="28"/>
                <w:lang w:eastAsia="en-IN"/>
              </w:rPr>
              <w:t>P3</w:t>
            </w:r>
          </w:p>
        </w:tc>
        <w:tc>
          <w:tcPr>
            <w:tcW w:w="3800" w:type="dxa"/>
            <w:tcBorders>
              <w:top w:val="single" w:sz="8" w:space="0" w:color="000000"/>
              <w:left w:val="single" w:sz="8" w:space="0" w:color="000000"/>
              <w:bottom w:val="single" w:sz="8" w:space="0" w:color="000000"/>
              <w:right w:val="single" w:sz="8" w:space="0" w:color="000000"/>
            </w:tcBorders>
            <w:shd w:val="clear" w:color="auto" w:fill="4F81BD"/>
            <w:tcMar>
              <w:top w:w="15" w:type="dxa"/>
              <w:left w:w="288" w:type="dxa"/>
              <w:bottom w:w="0" w:type="dxa"/>
              <w:right w:w="15" w:type="dxa"/>
            </w:tcMar>
            <w:vAlign w:val="center"/>
            <w:hideMark/>
          </w:tcPr>
          <w:p w14:paraId="5690AA04" w14:textId="77777777" w:rsidR="005D5405" w:rsidRPr="00453AC7" w:rsidRDefault="005D5405" w:rsidP="001C7C9C">
            <w:pPr>
              <w:jc w:val="center"/>
              <w:textAlignment w:val="bottom"/>
              <w:rPr>
                <w:rFonts w:ascii="Arial" w:hAnsi="Arial" w:cs="Arial"/>
                <w:sz w:val="36"/>
                <w:szCs w:val="36"/>
                <w:lang w:val="en-IN" w:eastAsia="en-IN"/>
              </w:rPr>
            </w:pPr>
            <w:r w:rsidRPr="00453AC7">
              <w:rPr>
                <w:rFonts w:ascii="Calibri" w:hAnsi="Calibri" w:cs="Calibri"/>
                <w:b/>
                <w:bCs/>
                <w:color w:val="FFFFFF"/>
                <w:kern w:val="24"/>
                <w:sz w:val="28"/>
                <w:szCs w:val="28"/>
                <w:lang w:eastAsia="en-IN"/>
              </w:rPr>
              <w:t>Grand Total</w:t>
            </w:r>
          </w:p>
        </w:tc>
      </w:tr>
      <w:tr w:rsidR="005D5405" w:rsidRPr="00453AC7" w14:paraId="5690AA0B" w14:textId="77777777" w:rsidTr="005D5405">
        <w:trPr>
          <w:trHeight w:val="274"/>
          <w:jc w:val="center"/>
        </w:trPr>
        <w:tc>
          <w:tcPr>
            <w:tcW w:w="1940" w:type="dxa"/>
            <w:tcBorders>
              <w:top w:val="single" w:sz="8" w:space="0" w:color="000000"/>
              <w:left w:val="single" w:sz="8" w:space="0" w:color="000000"/>
              <w:bottom w:val="single" w:sz="8" w:space="0" w:color="000000"/>
              <w:right w:val="single" w:sz="8" w:space="0" w:color="000000"/>
            </w:tcBorders>
            <w:shd w:val="clear" w:color="auto" w:fill="D0D8E8"/>
            <w:tcMar>
              <w:top w:w="15" w:type="dxa"/>
              <w:left w:w="288" w:type="dxa"/>
              <w:bottom w:w="0" w:type="dxa"/>
              <w:right w:w="15" w:type="dxa"/>
            </w:tcMar>
            <w:vAlign w:val="center"/>
            <w:hideMark/>
          </w:tcPr>
          <w:p w14:paraId="5690AA06"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CM</w:t>
            </w:r>
          </w:p>
        </w:tc>
        <w:tc>
          <w:tcPr>
            <w:tcW w:w="118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07"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16</w:t>
            </w:r>
          </w:p>
        </w:tc>
        <w:tc>
          <w:tcPr>
            <w:tcW w:w="126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08"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15</w:t>
            </w:r>
          </w:p>
        </w:tc>
        <w:tc>
          <w:tcPr>
            <w:tcW w:w="118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09"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5</w:t>
            </w:r>
          </w:p>
        </w:tc>
        <w:tc>
          <w:tcPr>
            <w:tcW w:w="3800" w:type="dxa"/>
            <w:tcBorders>
              <w:top w:val="single" w:sz="8" w:space="0" w:color="000000"/>
              <w:left w:val="single" w:sz="8" w:space="0" w:color="000000"/>
              <w:bottom w:val="single" w:sz="8" w:space="0" w:color="000000"/>
              <w:right w:val="single" w:sz="8" w:space="0" w:color="000000"/>
            </w:tcBorders>
            <w:shd w:val="clear" w:color="auto" w:fill="D0D8E8"/>
            <w:tcMar>
              <w:top w:w="15" w:type="dxa"/>
              <w:left w:w="288" w:type="dxa"/>
              <w:bottom w:w="0" w:type="dxa"/>
              <w:right w:w="15" w:type="dxa"/>
            </w:tcMar>
            <w:vAlign w:val="center"/>
            <w:hideMark/>
          </w:tcPr>
          <w:p w14:paraId="5690AA0A"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36</w:t>
            </w:r>
          </w:p>
        </w:tc>
      </w:tr>
      <w:tr w:rsidR="005D5405" w:rsidRPr="00453AC7" w14:paraId="5690AA11" w14:textId="77777777" w:rsidTr="005D5405">
        <w:trPr>
          <w:trHeight w:val="274"/>
          <w:jc w:val="center"/>
        </w:trPr>
        <w:tc>
          <w:tcPr>
            <w:tcW w:w="1940" w:type="dxa"/>
            <w:tcBorders>
              <w:top w:val="single" w:sz="8" w:space="0" w:color="000000"/>
              <w:left w:val="single" w:sz="8" w:space="0" w:color="000000"/>
              <w:bottom w:val="single" w:sz="8" w:space="0" w:color="000000"/>
              <w:right w:val="single" w:sz="8" w:space="0" w:color="000000"/>
            </w:tcBorders>
            <w:shd w:val="clear" w:color="auto" w:fill="E9EDF4"/>
            <w:tcMar>
              <w:top w:w="15" w:type="dxa"/>
              <w:left w:w="288" w:type="dxa"/>
              <w:bottom w:w="0" w:type="dxa"/>
              <w:right w:w="15" w:type="dxa"/>
            </w:tcMar>
            <w:vAlign w:val="center"/>
            <w:hideMark/>
          </w:tcPr>
          <w:p w14:paraId="5690AA0C"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MA</w:t>
            </w:r>
          </w:p>
        </w:tc>
        <w:tc>
          <w:tcPr>
            <w:tcW w:w="118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0D"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3</w:t>
            </w:r>
          </w:p>
        </w:tc>
        <w:tc>
          <w:tcPr>
            <w:tcW w:w="126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0E"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118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0F"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3800" w:type="dxa"/>
            <w:tcBorders>
              <w:top w:val="single" w:sz="8" w:space="0" w:color="000000"/>
              <w:left w:val="single" w:sz="8" w:space="0" w:color="000000"/>
              <w:bottom w:val="single" w:sz="8" w:space="0" w:color="000000"/>
              <w:right w:val="single" w:sz="8" w:space="0" w:color="000000"/>
            </w:tcBorders>
            <w:shd w:val="clear" w:color="auto" w:fill="E9EDF4"/>
            <w:tcMar>
              <w:top w:w="15" w:type="dxa"/>
              <w:left w:w="288" w:type="dxa"/>
              <w:bottom w:w="0" w:type="dxa"/>
              <w:right w:w="15" w:type="dxa"/>
            </w:tcMar>
            <w:vAlign w:val="center"/>
            <w:hideMark/>
          </w:tcPr>
          <w:p w14:paraId="5690AA10"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3</w:t>
            </w:r>
          </w:p>
        </w:tc>
      </w:tr>
      <w:tr w:rsidR="005D5405" w:rsidRPr="00453AC7" w14:paraId="5690AA17" w14:textId="77777777" w:rsidTr="005D5405">
        <w:trPr>
          <w:trHeight w:val="274"/>
          <w:jc w:val="center"/>
        </w:trPr>
        <w:tc>
          <w:tcPr>
            <w:tcW w:w="1940" w:type="dxa"/>
            <w:tcBorders>
              <w:top w:val="single" w:sz="8" w:space="0" w:color="000000"/>
              <w:left w:val="single" w:sz="8" w:space="0" w:color="000000"/>
              <w:bottom w:val="single" w:sz="8" w:space="0" w:color="000000"/>
              <w:right w:val="single" w:sz="8" w:space="0" w:color="000000"/>
            </w:tcBorders>
            <w:shd w:val="clear" w:color="auto" w:fill="D0D8E8"/>
            <w:tcMar>
              <w:top w:w="15" w:type="dxa"/>
              <w:left w:w="288" w:type="dxa"/>
              <w:bottom w:w="0" w:type="dxa"/>
              <w:right w:w="15" w:type="dxa"/>
            </w:tcMar>
            <w:vAlign w:val="center"/>
            <w:hideMark/>
          </w:tcPr>
          <w:p w14:paraId="5690AA12"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PP</w:t>
            </w:r>
          </w:p>
        </w:tc>
        <w:tc>
          <w:tcPr>
            <w:tcW w:w="118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13"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30</w:t>
            </w:r>
          </w:p>
        </w:tc>
        <w:tc>
          <w:tcPr>
            <w:tcW w:w="126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14"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15</w:t>
            </w:r>
          </w:p>
        </w:tc>
        <w:tc>
          <w:tcPr>
            <w:tcW w:w="118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15"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3</w:t>
            </w:r>
          </w:p>
        </w:tc>
        <w:tc>
          <w:tcPr>
            <w:tcW w:w="3800" w:type="dxa"/>
            <w:tcBorders>
              <w:top w:val="single" w:sz="8" w:space="0" w:color="000000"/>
              <w:left w:val="single" w:sz="8" w:space="0" w:color="000000"/>
              <w:bottom w:val="single" w:sz="8" w:space="0" w:color="000000"/>
              <w:right w:val="single" w:sz="8" w:space="0" w:color="000000"/>
            </w:tcBorders>
            <w:shd w:val="clear" w:color="auto" w:fill="D0D8E8"/>
            <w:tcMar>
              <w:top w:w="15" w:type="dxa"/>
              <w:left w:w="288" w:type="dxa"/>
              <w:bottom w:w="0" w:type="dxa"/>
              <w:right w:w="15" w:type="dxa"/>
            </w:tcMar>
            <w:vAlign w:val="center"/>
            <w:hideMark/>
          </w:tcPr>
          <w:p w14:paraId="5690AA16"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48</w:t>
            </w:r>
          </w:p>
        </w:tc>
      </w:tr>
      <w:tr w:rsidR="005D5405" w:rsidRPr="00453AC7" w14:paraId="5690AA1D" w14:textId="77777777" w:rsidTr="005D5405">
        <w:trPr>
          <w:trHeight w:val="274"/>
          <w:jc w:val="center"/>
        </w:trPr>
        <w:tc>
          <w:tcPr>
            <w:tcW w:w="1940" w:type="dxa"/>
            <w:tcBorders>
              <w:top w:val="single" w:sz="8" w:space="0" w:color="000000"/>
              <w:left w:val="single" w:sz="8" w:space="0" w:color="000000"/>
              <w:bottom w:val="single" w:sz="8" w:space="0" w:color="000000"/>
              <w:right w:val="single" w:sz="8" w:space="0" w:color="000000"/>
            </w:tcBorders>
            <w:shd w:val="clear" w:color="auto" w:fill="E9EDF4"/>
            <w:tcMar>
              <w:top w:w="15" w:type="dxa"/>
              <w:left w:w="288" w:type="dxa"/>
              <w:bottom w:w="0" w:type="dxa"/>
              <w:right w:w="15" w:type="dxa"/>
            </w:tcMar>
            <w:vAlign w:val="center"/>
            <w:hideMark/>
          </w:tcPr>
          <w:p w14:paraId="5690AA18"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REQM</w:t>
            </w:r>
          </w:p>
        </w:tc>
        <w:tc>
          <w:tcPr>
            <w:tcW w:w="118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19"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10</w:t>
            </w:r>
          </w:p>
        </w:tc>
        <w:tc>
          <w:tcPr>
            <w:tcW w:w="126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1A"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3</w:t>
            </w:r>
          </w:p>
        </w:tc>
        <w:tc>
          <w:tcPr>
            <w:tcW w:w="118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1B"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3</w:t>
            </w:r>
          </w:p>
        </w:tc>
        <w:tc>
          <w:tcPr>
            <w:tcW w:w="3800" w:type="dxa"/>
            <w:tcBorders>
              <w:top w:val="single" w:sz="8" w:space="0" w:color="000000"/>
              <w:left w:val="single" w:sz="8" w:space="0" w:color="000000"/>
              <w:bottom w:val="single" w:sz="8" w:space="0" w:color="000000"/>
              <w:right w:val="single" w:sz="8" w:space="0" w:color="000000"/>
            </w:tcBorders>
            <w:shd w:val="clear" w:color="auto" w:fill="E9EDF4"/>
            <w:tcMar>
              <w:top w:w="15" w:type="dxa"/>
              <w:left w:w="288" w:type="dxa"/>
              <w:bottom w:w="0" w:type="dxa"/>
              <w:right w:w="15" w:type="dxa"/>
            </w:tcMar>
            <w:vAlign w:val="center"/>
            <w:hideMark/>
          </w:tcPr>
          <w:p w14:paraId="5690AA1C"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16</w:t>
            </w:r>
          </w:p>
        </w:tc>
      </w:tr>
      <w:tr w:rsidR="005D5405" w:rsidRPr="00453AC7" w14:paraId="5690AA23" w14:textId="77777777" w:rsidTr="005D5405">
        <w:trPr>
          <w:trHeight w:val="274"/>
          <w:jc w:val="center"/>
        </w:trPr>
        <w:tc>
          <w:tcPr>
            <w:tcW w:w="1940" w:type="dxa"/>
            <w:tcBorders>
              <w:top w:val="single" w:sz="8" w:space="0" w:color="000000"/>
              <w:left w:val="single" w:sz="8" w:space="0" w:color="000000"/>
              <w:bottom w:val="single" w:sz="8" w:space="0" w:color="000000"/>
              <w:right w:val="single" w:sz="8" w:space="0" w:color="000000"/>
            </w:tcBorders>
            <w:shd w:val="clear" w:color="auto" w:fill="D0D8E8"/>
            <w:tcMar>
              <w:top w:w="15" w:type="dxa"/>
              <w:left w:w="288" w:type="dxa"/>
              <w:bottom w:w="0" w:type="dxa"/>
              <w:right w:w="15" w:type="dxa"/>
            </w:tcMar>
            <w:vAlign w:val="center"/>
            <w:hideMark/>
          </w:tcPr>
          <w:p w14:paraId="5690AA1E"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IPM</w:t>
            </w:r>
          </w:p>
        </w:tc>
        <w:tc>
          <w:tcPr>
            <w:tcW w:w="118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1F"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3</w:t>
            </w:r>
          </w:p>
        </w:tc>
        <w:tc>
          <w:tcPr>
            <w:tcW w:w="126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20"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2</w:t>
            </w:r>
          </w:p>
        </w:tc>
        <w:tc>
          <w:tcPr>
            <w:tcW w:w="118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21"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1</w:t>
            </w:r>
          </w:p>
        </w:tc>
        <w:tc>
          <w:tcPr>
            <w:tcW w:w="3800" w:type="dxa"/>
            <w:tcBorders>
              <w:top w:val="single" w:sz="8" w:space="0" w:color="000000"/>
              <w:left w:val="single" w:sz="8" w:space="0" w:color="000000"/>
              <w:bottom w:val="single" w:sz="8" w:space="0" w:color="000000"/>
              <w:right w:val="single" w:sz="8" w:space="0" w:color="000000"/>
            </w:tcBorders>
            <w:shd w:val="clear" w:color="auto" w:fill="D0D8E8"/>
            <w:tcMar>
              <w:top w:w="15" w:type="dxa"/>
              <w:left w:w="288" w:type="dxa"/>
              <w:bottom w:w="0" w:type="dxa"/>
              <w:right w:w="15" w:type="dxa"/>
            </w:tcMar>
            <w:vAlign w:val="center"/>
            <w:hideMark/>
          </w:tcPr>
          <w:p w14:paraId="5690AA22"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6</w:t>
            </w:r>
          </w:p>
        </w:tc>
      </w:tr>
      <w:tr w:rsidR="005D5405" w:rsidRPr="00453AC7" w14:paraId="5690AA29" w14:textId="77777777" w:rsidTr="005D5405">
        <w:trPr>
          <w:trHeight w:val="274"/>
          <w:jc w:val="center"/>
        </w:trPr>
        <w:tc>
          <w:tcPr>
            <w:tcW w:w="1940" w:type="dxa"/>
            <w:tcBorders>
              <w:top w:val="single" w:sz="8" w:space="0" w:color="000000"/>
              <w:left w:val="single" w:sz="8" w:space="0" w:color="000000"/>
              <w:bottom w:val="single" w:sz="8" w:space="0" w:color="000000"/>
              <w:right w:val="single" w:sz="8" w:space="0" w:color="000000"/>
            </w:tcBorders>
            <w:shd w:val="clear" w:color="auto" w:fill="E9EDF4"/>
            <w:tcMar>
              <w:top w:w="15" w:type="dxa"/>
              <w:left w:w="288" w:type="dxa"/>
              <w:bottom w:w="0" w:type="dxa"/>
              <w:right w:w="15" w:type="dxa"/>
            </w:tcMar>
            <w:vAlign w:val="center"/>
            <w:hideMark/>
          </w:tcPr>
          <w:p w14:paraId="5690AA24"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PMC</w:t>
            </w:r>
          </w:p>
        </w:tc>
        <w:tc>
          <w:tcPr>
            <w:tcW w:w="118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25"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14</w:t>
            </w:r>
          </w:p>
        </w:tc>
        <w:tc>
          <w:tcPr>
            <w:tcW w:w="126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26"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7</w:t>
            </w:r>
          </w:p>
        </w:tc>
        <w:tc>
          <w:tcPr>
            <w:tcW w:w="118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27"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4</w:t>
            </w:r>
          </w:p>
        </w:tc>
        <w:tc>
          <w:tcPr>
            <w:tcW w:w="3800" w:type="dxa"/>
            <w:tcBorders>
              <w:top w:val="single" w:sz="8" w:space="0" w:color="000000"/>
              <w:left w:val="single" w:sz="8" w:space="0" w:color="000000"/>
              <w:bottom w:val="single" w:sz="8" w:space="0" w:color="000000"/>
              <w:right w:val="single" w:sz="8" w:space="0" w:color="000000"/>
            </w:tcBorders>
            <w:shd w:val="clear" w:color="auto" w:fill="E9EDF4"/>
            <w:tcMar>
              <w:top w:w="15" w:type="dxa"/>
              <w:left w:w="288" w:type="dxa"/>
              <w:bottom w:w="0" w:type="dxa"/>
              <w:right w:w="15" w:type="dxa"/>
            </w:tcMar>
            <w:vAlign w:val="center"/>
            <w:hideMark/>
          </w:tcPr>
          <w:p w14:paraId="5690AA28"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25</w:t>
            </w:r>
          </w:p>
        </w:tc>
      </w:tr>
      <w:tr w:rsidR="005D5405" w:rsidRPr="00453AC7" w14:paraId="5690AA2F" w14:textId="77777777" w:rsidTr="005D5405">
        <w:trPr>
          <w:trHeight w:val="274"/>
          <w:jc w:val="center"/>
        </w:trPr>
        <w:tc>
          <w:tcPr>
            <w:tcW w:w="1940" w:type="dxa"/>
            <w:tcBorders>
              <w:top w:val="single" w:sz="8" w:space="0" w:color="000000"/>
              <w:left w:val="single" w:sz="8" w:space="0" w:color="000000"/>
              <w:bottom w:val="single" w:sz="8" w:space="0" w:color="000000"/>
              <w:right w:val="single" w:sz="8" w:space="0" w:color="000000"/>
            </w:tcBorders>
            <w:shd w:val="clear" w:color="auto" w:fill="D0D8E8"/>
            <w:tcMar>
              <w:top w:w="15" w:type="dxa"/>
              <w:left w:w="288" w:type="dxa"/>
              <w:bottom w:w="0" w:type="dxa"/>
              <w:right w:w="15" w:type="dxa"/>
            </w:tcMar>
            <w:vAlign w:val="center"/>
            <w:hideMark/>
          </w:tcPr>
          <w:p w14:paraId="5690AA2A"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PPQA</w:t>
            </w:r>
          </w:p>
        </w:tc>
        <w:tc>
          <w:tcPr>
            <w:tcW w:w="118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2B"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1</w:t>
            </w:r>
          </w:p>
        </w:tc>
        <w:tc>
          <w:tcPr>
            <w:tcW w:w="126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2C"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118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2D"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3800" w:type="dxa"/>
            <w:tcBorders>
              <w:top w:val="single" w:sz="8" w:space="0" w:color="000000"/>
              <w:left w:val="single" w:sz="8" w:space="0" w:color="000000"/>
              <w:bottom w:val="single" w:sz="8" w:space="0" w:color="000000"/>
              <w:right w:val="single" w:sz="8" w:space="0" w:color="000000"/>
            </w:tcBorders>
            <w:shd w:val="clear" w:color="auto" w:fill="D0D8E8"/>
            <w:tcMar>
              <w:top w:w="15" w:type="dxa"/>
              <w:left w:w="288" w:type="dxa"/>
              <w:bottom w:w="0" w:type="dxa"/>
              <w:right w:w="15" w:type="dxa"/>
            </w:tcMar>
            <w:vAlign w:val="center"/>
            <w:hideMark/>
          </w:tcPr>
          <w:p w14:paraId="5690AA2E"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1</w:t>
            </w:r>
          </w:p>
        </w:tc>
      </w:tr>
      <w:tr w:rsidR="005D5405" w:rsidRPr="00453AC7" w14:paraId="5690AA35" w14:textId="77777777" w:rsidTr="005D5405">
        <w:trPr>
          <w:trHeight w:val="274"/>
          <w:jc w:val="center"/>
        </w:trPr>
        <w:tc>
          <w:tcPr>
            <w:tcW w:w="1940" w:type="dxa"/>
            <w:tcBorders>
              <w:top w:val="single" w:sz="8" w:space="0" w:color="000000"/>
              <w:left w:val="single" w:sz="8" w:space="0" w:color="000000"/>
              <w:bottom w:val="single" w:sz="8" w:space="0" w:color="000000"/>
              <w:right w:val="single" w:sz="8" w:space="0" w:color="000000"/>
            </w:tcBorders>
            <w:shd w:val="clear" w:color="auto" w:fill="E9EDF4"/>
            <w:tcMar>
              <w:top w:w="15" w:type="dxa"/>
              <w:left w:w="288" w:type="dxa"/>
              <w:bottom w:w="0" w:type="dxa"/>
              <w:right w:w="15" w:type="dxa"/>
            </w:tcMar>
            <w:vAlign w:val="center"/>
            <w:hideMark/>
          </w:tcPr>
          <w:p w14:paraId="5690AA30"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DAR</w:t>
            </w:r>
          </w:p>
        </w:tc>
        <w:tc>
          <w:tcPr>
            <w:tcW w:w="118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31"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1</w:t>
            </w:r>
          </w:p>
        </w:tc>
        <w:tc>
          <w:tcPr>
            <w:tcW w:w="126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32"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118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33"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3800" w:type="dxa"/>
            <w:tcBorders>
              <w:top w:val="single" w:sz="8" w:space="0" w:color="000000"/>
              <w:left w:val="single" w:sz="8" w:space="0" w:color="000000"/>
              <w:bottom w:val="single" w:sz="8" w:space="0" w:color="000000"/>
              <w:right w:val="single" w:sz="8" w:space="0" w:color="000000"/>
            </w:tcBorders>
            <w:shd w:val="clear" w:color="auto" w:fill="E9EDF4"/>
            <w:tcMar>
              <w:top w:w="15" w:type="dxa"/>
              <w:left w:w="288" w:type="dxa"/>
              <w:bottom w:w="0" w:type="dxa"/>
              <w:right w:w="15" w:type="dxa"/>
            </w:tcMar>
            <w:vAlign w:val="center"/>
            <w:hideMark/>
          </w:tcPr>
          <w:p w14:paraId="5690AA34"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1</w:t>
            </w:r>
          </w:p>
        </w:tc>
      </w:tr>
      <w:tr w:rsidR="005D5405" w:rsidRPr="00453AC7" w14:paraId="5690AA3B" w14:textId="77777777" w:rsidTr="005D5405">
        <w:trPr>
          <w:trHeight w:val="274"/>
          <w:jc w:val="center"/>
        </w:trPr>
        <w:tc>
          <w:tcPr>
            <w:tcW w:w="1940" w:type="dxa"/>
            <w:tcBorders>
              <w:top w:val="single" w:sz="8" w:space="0" w:color="000000"/>
              <w:left w:val="single" w:sz="8" w:space="0" w:color="000000"/>
              <w:bottom w:val="single" w:sz="8" w:space="0" w:color="000000"/>
              <w:right w:val="single" w:sz="8" w:space="0" w:color="000000"/>
            </w:tcBorders>
            <w:shd w:val="clear" w:color="auto" w:fill="D0D8E8"/>
            <w:tcMar>
              <w:top w:w="15" w:type="dxa"/>
              <w:left w:w="288" w:type="dxa"/>
              <w:bottom w:w="0" w:type="dxa"/>
              <w:right w:w="15" w:type="dxa"/>
            </w:tcMar>
            <w:vAlign w:val="center"/>
            <w:hideMark/>
          </w:tcPr>
          <w:p w14:paraId="5690AA36"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OPD</w:t>
            </w:r>
          </w:p>
        </w:tc>
        <w:tc>
          <w:tcPr>
            <w:tcW w:w="118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37"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126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38"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118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39"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3800" w:type="dxa"/>
            <w:tcBorders>
              <w:top w:val="single" w:sz="8" w:space="0" w:color="000000"/>
              <w:left w:val="single" w:sz="8" w:space="0" w:color="000000"/>
              <w:bottom w:val="single" w:sz="8" w:space="0" w:color="000000"/>
              <w:right w:val="single" w:sz="8" w:space="0" w:color="000000"/>
            </w:tcBorders>
            <w:shd w:val="clear" w:color="auto" w:fill="D0D8E8"/>
            <w:tcMar>
              <w:top w:w="15" w:type="dxa"/>
              <w:left w:w="288" w:type="dxa"/>
              <w:bottom w:w="0" w:type="dxa"/>
              <w:right w:w="15" w:type="dxa"/>
            </w:tcMar>
            <w:vAlign w:val="center"/>
            <w:hideMark/>
          </w:tcPr>
          <w:p w14:paraId="5690AA3A"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r>
      <w:tr w:rsidR="005D5405" w:rsidRPr="00453AC7" w14:paraId="5690AA41" w14:textId="77777777" w:rsidTr="005D5405">
        <w:trPr>
          <w:trHeight w:val="274"/>
          <w:jc w:val="center"/>
        </w:trPr>
        <w:tc>
          <w:tcPr>
            <w:tcW w:w="1940" w:type="dxa"/>
            <w:tcBorders>
              <w:top w:val="single" w:sz="8" w:space="0" w:color="000000"/>
              <w:left w:val="single" w:sz="8" w:space="0" w:color="000000"/>
              <w:bottom w:val="single" w:sz="8" w:space="0" w:color="000000"/>
              <w:right w:val="single" w:sz="8" w:space="0" w:color="000000"/>
            </w:tcBorders>
            <w:shd w:val="clear" w:color="auto" w:fill="E9EDF4"/>
            <w:tcMar>
              <w:top w:w="15" w:type="dxa"/>
              <w:left w:w="288" w:type="dxa"/>
              <w:bottom w:w="0" w:type="dxa"/>
              <w:right w:w="15" w:type="dxa"/>
            </w:tcMar>
            <w:vAlign w:val="center"/>
            <w:hideMark/>
          </w:tcPr>
          <w:p w14:paraId="5690AA3C"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OPF</w:t>
            </w:r>
          </w:p>
        </w:tc>
        <w:tc>
          <w:tcPr>
            <w:tcW w:w="118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3D"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126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3E"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118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3F"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3800" w:type="dxa"/>
            <w:tcBorders>
              <w:top w:val="single" w:sz="8" w:space="0" w:color="000000"/>
              <w:left w:val="single" w:sz="8" w:space="0" w:color="000000"/>
              <w:bottom w:val="single" w:sz="8" w:space="0" w:color="000000"/>
              <w:right w:val="single" w:sz="8" w:space="0" w:color="000000"/>
            </w:tcBorders>
            <w:shd w:val="clear" w:color="auto" w:fill="E9EDF4"/>
            <w:tcMar>
              <w:top w:w="15" w:type="dxa"/>
              <w:left w:w="288" w:type="dxa"/>
              <w:bottom w:w="0" w:type="dxa"/>
              <w:right w:w="15" w:type="dxa"/>
            </w:tcMar>
            <w:vAlign w:val="center"/>
            <w:hideMark/>
          </w:tcPr>
          <w:p w14:paraId="5690AA40"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r>
      <w:tr w:rsidR="005D5405" w:rsidRPr="00453AC7" w14:paraId="5690AA47" w14:textId="77777777" w:rsidTr="005D5405">
        <w:trPr>
          <w:trHeight w:val="274"/>
          <w:jc w:val="center"/>
        </w:trPr>
        <w:tc>
          <w:tcPr>
            <w:tcW w:w="1940" w:type="dxa"/>
            <w:tcBorders>
              <w:top w:val="single" w:sz="8" w:space="0" w:color="000000"/>
              <w:left w:val="single" w:sz="8" w:space="0" w:color="000000"/>
              <w:bottom w:val="single" w:sz="8" w:space="0" w:color="000000"/>
              <w:right w:val="single" w:sz="8" w:space="0" w:color="000000"/>
            </w:tcBorders>
            <w:shd w:val="clear" w:color="auto" w:fill="D0D8E8"/>
            <w:tcMar>
              <w:top w:w="15" w:type="dxa"/>
              <w:left w:w="288" w:type="dxa"/>
              <w:bottom w:w="0" w:type="dxa"/>
              <w:right w:w="15" w:type="dxa"/>
            </w:tcMar>
            <w:vAlign w:val="center"/>
            <w:hideMark/>
          </w:tcPr>
          <w:p w14:paraId="5690AA42"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OT</w:t>
            </w:r>
          </w:p>
        </w:tc>
        <w:tc>
          <w:tcPr>
            <w:tcW w:w="118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43"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10</w:t>
            </w:r>
          </w:p>
        </w:tc>
        <w:tc>
          <w:tcPr>
            <w:tcW w:w="126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44"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8</w:t>
            </w:r>
          </w:p>
        </w:tc>
        <w:tc>
          <w:tcPr>
            <w:tcW w:w="118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45"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4</w:t>
            </w:r>
          </w:p>
        </w:tc>
        <w:tc>
          <w:tcPr>
            <w:tcW w:w="3800" w:type="dxa"/>
            <w:tcBorders>
              <w:top w:val="single" w:sz="8" w:space="0" w:color="000000"/>
              <w:left w:val="single" w:sz="8" w:space="0" w:color="000000"/>
              <w:bottom w:val="single" w:sz="8" w:space="0" w:color="000000"/>
              <w:right w:val="single" w:sz="8" w:space="0" w:color="000000"/>
            </w:tcBorders>
            <w:shd w:val="clear" w:color="auto" w:fill="D0D8E8"/>
            <w:tcMar>
              <w:top w:w="15" w:type="dxa"/>
              <w:left w:w="288" w:type="dxa"/>
              <w:bottom w:w="0" w:type="dxa"/>
              <w:right w:w="15" w:type="dxa"/>
            </w:tcMar>
            <w:vAlign w:val="center"/>
            <w:hideMark/>
          </w:tcPr>
          <w:p w14:paraId="5690AA46"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22</w:t>
            </w:r>
          </w:p>
        </w:tc>
      </w:tr>
      <w:tr w:rsidR="005D5405" w:rsidRPr="00453AC7" w14:paraId="5690AA4D" w14:textId="77777777" w:rsidTr="005D5405">
        <w:trPr>
          <w:trHeight w:val="274"/>
          <w:jc w:val="center"/>
        </w:trPr>
        <w:tc>
          <w:tcPr>
            <w:tcW w:w="1940" w:type="dxa"/>
            <w:tcBorders>
              <w:top w:val="single" w:sz="8" w:space="0" w:color="000000"/>
              <w:left w:val="single" w:sz="8" w:space="0" w:color="000000"/>
              <w:bottom w:val="single" w:sz="8" w:space="0" w:color="000000"/>
              <w:right w:val="single" w:sz="8" w:space="0" w:color="000000"/>
            </w:tcBorders>
            <w:shd w:val="clear" w:color="auto" w:fill="E9EDF4"/>
            <w:tcMar>
              <w:top w:w="15" w:type="dxa"/>
              <w:left w:w="288" w:type="dxa"/>
              <w:bottom w:w="0" w:type="dxa"/>
              <w:right w:w="15" w:type="dxa"/>
            </w:tcMar>
            <w:vAlign w:val="center"/>
            <w:hideMark/>
          </w:tcPr>
          <w:p w14:paraId="5690AA48"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PI</w:t>
            </w:r>
          </w:p>
        </w:tc>
        <w:tc>
          <w:tcPr>
            <w:tcW w:w="118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49"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3</w:t>
            </w:r>
          </w:p>
        </w:tc>
        <w:tc>
          <w:tcPr>
            <w:tcW w:w="126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4A"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2</w:t>
            </w:r>
          </w:p>
        </w:tc>
        <w:tc>
          <w:tcPr>
            <w:tcW w:w="118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4B"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1</w:t>
            </w:r>
          </w:p>
        </w:tc>
        <w:tc>
          <w:tcPr>
            <w:tcW w:w="3800" w:type="dxa"/>
            <w:tcBorders>
              <w:top w:val="single" w:sz="8" w:space="0" w:color="000000"/>
              <w:left w:val="single" w:sz="8" w:space="0" w:color="000000"/>
              <w:bottom w:val="single" w:sz="8" w:space="0" w:color="000000"/>
              <w:right w:val="single" w:sz="8" w:space="0" w:color="000000"/>
            </w:tcBorders>
            <w:shd w:val="clear" w:color="auto" w:fill="E9EDF4"/>
            <w:tcMar>
              <w:top w:w="15" w:type="dxa"/>
              <w:left w:w="288" w:type="dxa"/>
              <w:bottom w:w="0" w:type="dxa"/>
              <w:right w:w="15" w:type="dxa"/>
            </w:tcMar>
            <w:vAlign w:val="center"/>
            <w:hideMark/>
          </w:tcPr>
          <w:p w14:paraId="5690AA4C"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6</w:t>
            </w:r>
          </w:p>
        </w:tc>
      </w:tr>
      <w:tr w:rsidR="005D5405" w:rsidRPr="00453AC7" w14:paraId="5690AA53" w14:textId="77777777" w:rsidTr="005D5405">
        <w:trPr>
          <w:trHeight w:val="274"/>
          <w:jc w:val="center"/>
        </w:trPr>
        <w:tc>
          <w:tcPr>
            <w:tcW w:w="1940" w:type="dxa"/>
            <w:tcBorders>
              <w:top w:val="single" w:sz="8" w:space="0" w:color="000000"/>
              <w:left w:val="single" w:sz="8" w:space="0" w:color="000000"/>
              <w:bottom w:val="single" w:sz="8" w:space="0" w:color="000000"/>
              <w:right w:val="single" w:sz="8" w:space="0" w:color="000000"/>
            </w:tcBorders>
            <w:shd w:val="clear" w:color="auto" w:fill="D0D8E8"/>
            <w:tcMar>
              <w:top w:w="15" w:type="dxa"/>
              <w:left w:w="288" w:type="dxa"/>
              <w:bottom w:w="0" w:type="dxa"/>
              <w:right w:w="15" w:type="dxa"/>
            </w:tcMar>
            <w:vAlign w:val="center"/>
            <w:hideMark/>
          </w:tcPr>
          <w:p w14:paraId="5690AA4E"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RD</w:t>
            </w:r>
          </w:p>
        </w:tc>
        <w:tc>
          <w:tcPr>
            <w:tcW w:w="118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4F"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4</w:t>
            </w:r>
          </w:p>
        </w:tc>
        <w:tc>
          <w:tcPr>
            <w:tcW w:w="126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50"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118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51"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3800" w:type="dxa"/>
            <w:tcBorders>
              <w:top w:val="single" w:sz="8" w:space="0" w:color="000000"/>
              <w:left w:val="single" w:sz="8" w:space="0" w:color="000000"/>
              <w:bottom w:val="single" w:sz="8" w:space="0" w:color="000000"/>
              <w:right w:val="single" w:sz="8" w:space="0" w:color="000000"/>
            </w:tcBorders>
            <w:shd w:val="clear" w:color="auto" w:fill="D0D8E8"/>
            <w:tcMar>
              <w:top w:w="15" w:type="dxa"/>
              <w:left w:w="288" w:type="dxa"/>
              <w:bottom w:w="0" w:type="dxa"/>
              <w:right w:w="15" w:type="dxa"/>
            </w:tcMar>
            <w:vAlign w:val="center"/>
            <w:hideMark/>
          </w:tcPr>
          <w:p w14:paraId="5690AA52"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4</w:t>
            </w:r>
          </w:p>
        </w:tc>
      </w:tr>
      <w:tr w:rsidR="005D5405" w:rsidRPr="00453AC7" w14:paraId="5690AA59" w14:textId="77777777" w:rsidTr="005D5405">
        <w:trPr>
          <w:trHeight w:val="274"/>
          <w:jc w:val="center"/>
        </w:trPr>
        <w:tc>
          <w:tcPr>
            <w:tcW w:w="1940" w:type="dxa"/>
            <w:tcBorders>
              <w:top w:val="single" w:sz="8" w:space="0" w:color="000000"/>
              <w:left w:val="single" w:sz="8" w:space="0" w:color="000000"/>
              <w:bottom w:val="single" w:sz="8" w:space="0" w:color="000000"/>
              <w:right w:val="single" w:sz="8" w:space="0" w:color="000000"/>
            </w:tcBorders>
            <w:shd w:val="clear" w:color="auto" w:fill="E9EDF4"/>
            <w:tcMar>
              <w:top w:w="15" w:type="dxa"/>
              <w:left w:w="288" w:type="dxa"/>
              <w:bottom w:w="0" w:type="dxa"/>
              <w:right w:w="15" w:type="dxa"/>
            </w:tcMar>
            <w:vAlign w:val="center"/>
            <w:hideMark/>
          </w:tcPr>
          <w:p w14:paraId="5690AA54"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RSKM</w:t>
            </w:r>
          </w:p>
        </w:tc>
        <w:tc>
          <w:tcPr>
            <w:tcW w:w="118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55"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7</w:t>
            </w:r>
          </w:p>
        </w:tc>
        <w:tc>
          <w:tcPr>
            <w:tcW w:w="126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56"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3</w:t>
            </w:r>
          </w:p>
        </w:tc>
        <w:tc>
          <w:tcPr>
            <w:tcW w:w="118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57"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4</w:t>
            </w:r>
          </w:p>
        </w:tc>
        <w:tc>
          <w:tcPr>
            <w:tcW w:w="3800" w:type="dxa"/>
            <w:tcBorders>
              <w:top w:val="single" w:sz="8" w:space="0" w:color="000000"/>
              <w:left w:val="single" w:sz="8" w:space="0" w:color="000000"/>
              <w:bottom w:val="single" w:sz="8" w:space="0" w:color="000000"/>
              <w:right w:val="single" w:sz="8" w:space="0" w:color="000000"/>
            </w:tcBorders>
            <w:shd w:val="clear" w:color="auto" w:fill="E9EDF4"/>
            <w:tcMar>
              <w:top w:w="15" w:type="dxa"/>
              <w:left w:w="288" w:type="dxa"/>
              <w:bottom w:w="0" w:type="dxa"/>
              <w:right w:w="15" w:type="dxa"/>
            </w:tcMar>
            <w:vAlign w:val="center"/>
            <w:hideMark/>
          </w:tcPr>
          <w:p w14:paraId="5690AA58"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14</w:t>
            </w:r>
          </w:p>
        </w:tc>
      </w:tr>
      <w:tr w:rsidR="005D5405" w:rsidRPr="00453AC7" w14:paraId="5690AA5F" w14:textId="77777777" w:rsidTr="005D5405">
        <w:trPr>
          <w:trHeight w:val="274"/>
          <w:jc w:val="center"/>
        </w:trPr>
        <w:tc>
          <w:tcPr>
            <w:tcW w:w="1940" w:type="dxa"/>
            <w:tcBorders>
              <w:top w:val="single" w:sz="8" w:space="0" w:color="000000"/>
              <w:left w:val="single" w:sz="8" w:space="0" w:color="000000"/>
              <w:bottom w:val="single" w:sz="8" w:space="0" w:color="000000"/>
              <w:right w:val="single" w:sz="8" w:space="0" w:color="000000"/>
            </w:tcBorders>
            <w:shd w:val="clear" w:color="auto" w:fill="D0D8E8"/>
            <w:tcMar>
              <w:top w:w="15" w:type="dxa"/>
              <w:left w:w="288" w:type="dxa"/>
              <w:bottom w:w="0" w:type="dxa"/>
              <w:right w:w="15" w:type="dxa"/>
            </w:tcMar>
            <w:vAlign w:val="center"/>
            <w:hideMark/>
          </w:tcPr>
          <w:p w14:paraId="5690AA5A"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TS</w:t>
            </w:r>
          </w:p>
        </w:tc>
        <w:tc>
          <w:tcPr>
            <w:tcW w:w="118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5B"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14</w:t>
            </w:r>
          </w:p>
        </w:tc>
        <w:tc>
          <w:tcPr>
            <w:tcW w:w="126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5C"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4</w:t>
            </w:r>
          </w:p>
        </w:tc>
        <w:tc>
          <w:tcPr>
            <w:tcW w:w="118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5D"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1</w:t>
            </w:r>
          </w:p>
        </w:tc>
        <w:tc>
          <w:tcPr>
            <w:tcW w:w="3800" w:type="dxa"/>
            <w:tcBorders>
              <w:top w:val="single" w:sz="8" w:space="0" w:color="000000"/>
              <w:left w:val="single" w:sz="8" w:space="0" w:color="000000"/>
              <w:bottom w:val="single" w:sz="8" w:space="0" w:color="000000"/>
              <w:right w:val="single" w:sz="8" w:space="0" w:color="000000"/>
            </w:tcBorders>
            <w:shd w:val="clear" w:color="auto" w:fill="D0D8E8"/>
            <w:tcMar>
              <w:top w:w="15" w:type="dxa"/>
              <w:left w:w="288" w:type="dxa"/>
              <w:bottom w:w="0" w:type="dxa"/>
              <w:right w:w="15" w:type="dxa"/>
            </w:tcMar>
            <w:vAlign w:val="center"/>
            <w:hideMark/>
          </w:tcPr>
          <w:p w14:paraId="5690AA5E"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19</w:t>
            </w:r>
          </w:p>
        </w:tc>
      </w:tr>
      <w:tr w:rsidR="005D5405" w:rsidRPr="00453AC7" w14:paraId="5690AA65" w14:textId="77777777" w:rsidTr="005D5405">
        <w:trPr>
          <w:trHeight w:val="274"/>
          <w:jc w:val="center"/>
        </w:trPr>
        <w:tc>
          <w:tcPr>
            <w:tcW w:w="1940" w:type="dxa"/>
            <w:tcBorders>
              <w:top w:val="single" w:sz="8" w:space="0" w:color="000000"/>
              <w:left w:val="single" w:sz="8" w:space="0" w:color="000000"/>
              <w:bottom w:val="single" w:sz="8" w:space="0" w:color="000000"/>
              <w:right w:val="single" w:sz="8" w:space="0" w:color="000000"/>
            </w:tcBorders>
            <w:shd w:val="clear" w:color="auto" w:fill="E9EDF4"/>
            <w:tcMar>
              <w:top w:w="15" w:type="dxa"/>
              <w:left w:w="288" w:type="dxa"/>
              <w:bottom w:w="0" w:type="dxa"/>
              <w:right w:w="15" w:type="dxa"/>
            </w:tcMar>
            <w:vAlign w:val="center"/>
            <w:hideMark/>
          </w:tcPr>
          <w:p w14:paraId="5690AA60"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VAL</w:t>
            </w:r>
          </w:p>
        </w:tc>
        <w:tc>
          <w:tcPr>
            <w:tcW w:w="118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61"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6</w:t>
            </w:r>
          </w:p>
        </w:tc>
        <w:tc>
          <w:tcPr>
            <w:tcW w:w="126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62"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4</w:t>
            </w:r>
          </w:p>
        </w:tc>
        <w:tc>
          <w:tcPr>
            <w:tcW w:w="118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63"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1</w:t>
            </w:r>
          </w:p>
        </w:tc>
        <w:tc>
          <w:tcPr>
            <w:tcW w:w="3800" w:type="dxa"/>
            <w:tcBorders>
              <w:top w:val="single" w:sz="8" w:space="0" w:color="000000"/>
              <w:left w:val="single" w:sz="8" w:space="0" w:color="000000"/>
              <w:bottom w:val="single" w:sz="8" w:space="0" w:color="000000"/>
              <w:right w:val="single" w:sz="8" w:space="0" w:color="000000"/>
            </w:tcBorders>
            <w:shd w:val="clear" w:color="auto" w:fill="E9EDF4"/>
            <w:tcMar>
              <w:top w:w="15" w:type="dxa"/>
              <w:left w:w="288" w:type="dxa"/>
              <w:bottom w:w="0" w:type="dxa"/>
              <w:right w:w="15" w:type="dxa"/>
            </w:tcMar>
            <w:vAlign w:val="center"/>
            <w:hideMark/>
          </w:tcPr>
          <w:p w14:paraId="5690AA64"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11</w:t>
            </w:r>
          </w:p>
        </w:tc>
      </w:tr>
      <w:tr w:rsidR="005D5405" w:rsidRPr="00453AC7" w14:paraId="5690AA6B" w14:textId="77777777" w:rsidTr="005D5405">
        <w:trPr>
          <w:trHeight w:val="274"/>
          <w:jc w:val="center"/>
        </w:trPr>
        <w:tc>
          <w:tcPr>
            <w:tcW w:w="1940" w:type="dxa"/>
            <w:tcBorders>
              <w:top w:val="single" w:sz="8" w:space="0" w:color="000000"/>
              <w:left w:val="single" w:sz="8" w:space="0" w:color="000000"/>
              <w:bottom w:val="single" w:sz="8" w:space="0" w:color="000000"/>
              <w:right w:val="single" w:sz="8" w:space="0" w:color="000000"/>
            </w:tcBorders>
            <w:shd w:val="clear" w:color="auto" w:fill="D0D8E8"/>
            <w:tcMar>
              <w:top w:w="15" w:type="dxa"/>
              <w:left w:w="288" w:type="dxa"/>
              <w:bottom w:w="0" w:type="dxa"/>
              <w:right w:w="15" w:type="dxa"/>
            </w:tcMar>
            <w:vAlign w:val="center"/>
            <w:hideMark/>
          </w:tcPr>
          <w:p w14:paraId="5690AA66"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VER</w:t>
            </w:r>
          </w:p>
        </w:tc>
        <w:tc>
          <w:tcPr>
            <w:tcW w:w="118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67"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10</w:t>
            </w:r>
          </w:p>
        </w:tc>
        <w:tc>
          <w:tcPr>
            <w:tcW w:w="126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68"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7</w:t>
            </w:r>
          </w:p>
        </w:tc>
        <w:tc>
          <w:tcPr>
            <w:tcW w:w="118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69"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1</w:t>
            </w:r>
          </w:p>
        </w:tc>
        <w:tc>
          <w:tcPr>
            <w:tcW w:w="3800" w:type="dxa"/>
            <w:tcBorders>
              <w:top w:val="single" w:sz="8" w:space="0" w:color="000000"/>
              <w:left w:val="single" w:sz="8" w:space="0" w:color="000000"/>
              <w:bottom w:val="single" w:sz="8" w:space="0" w:color="000000"/>
              <w:right w:val="single" w:sz="8" w:space="0" w:color="000000"/>
            </w:tcBorders>
            <w:shd w:val="clear" w:color="auto" w:fill="D0D8E8"/>
            <w:tcMar>
              <w:top w:w="15" w:type="dxa"/>
              <w:left w:w="288" w:type="dxa"/>
              <w:bottom w:w="0" w:type="dxa"/>
              <w:right w:w="15" w:type="dxa"/>
            </w:tcMar>
            <w:vAlign w:val="center"/>
            <w:hideMark/>
          </w:tcPr>
          <w:p w14:paraId="5690AA6A"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18</w:t>
            </w:r>
          </w:p>
        </w:tc>
      </w:tr>
      <w:tr w:rsidR="005D5405" w:rsidRPr="00453AC7" w14:paraId="5690AA71" w14:textId="77777777" w:rsidTr="005D5405">
        <w:trPr>
          <w:trHeight w:val="274"/>
          <w:jc w:val="center"/>
        </w:trPr>
        <w:tc>
          <w:tcPr>
            <w:tcW w:w="1940" w:type="dxa"/>
            <w:tcBorders>
              <w:top w:val="single" w:sz="8" w:space="0" w:color="000000"/>
              <w:left w:val="single" w:sz="8" w:space="0" w:color="000000"/>
              <w:bottom w:val="single" w:sz="8" w:space="0" w:color="000000"/>
              <w:right w:val="single" w:sz="8" w:space="0" w:color="000000"/>
            </w:tcBorders>
            <w:shd w:val="clear" w:color="auto" w:fill="E9EDF4"/>
            <w:tcMar>
              <w:top w:w="15" w:type="dxa"/>
              <w:left w:w="288" w:type="dxa"/>
              <w:bottom w:w="0" w:type="dxa"/>
              <w:right w:w="15" w:type="dxa"/>
            </w:tcMar>
            <w:vAlign w:val="center"/>
            <w:hideMark/>
          </w:tcPr>
          <w:p w14:paraId="5690AA6C"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OPP</w:t>
            </w:r>
          </w:p>
        </w:tc>
        <w:tc>
          <w:tcPr>
            <w:tcW w:w="118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6D"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126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6E"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118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6F"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3800" w:type="dxa"/>
            <w:tcBorders>
              <w:top w:val="single" w:sz="8" w:space="0" w:color="000000"/>
              <w:left w:val="single" w:sz="8" w:space="0" w:color="000000"/>
              <w:bottom w:val="single" w:sz="8" w:space="0" w:color="000000"/>
              <w:right w:val="single" w:sz="8" w:space="0" w:color="000000"/>
            </w:tcBorders>
            <w:shd w:val="clear" w:color="auto" w:fill="E9EDF4"/>
            <w:tcMar>
              <w:top w:w="15" w:type="dxa"/>
              <w:left w:w="288" w:type="dxa"/>
              <w:bottom w:w="0" w:type="dxa"/>
              <w:right w:w="15" w:type="dxa"/>
            </w:tcMar>
            <w:vAlign w:val="center"/>
            <w:hideMark/>
          </w:tcPr>
          <w:p w14:paraId="5690AA70"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r>
      <w:tr w:rsidR="005D5405" w:rsidRPr="00453AC7" w14:paraId="5690AA77" w14:textId="77777777" w:rsidTr="005D5405">
        <w:trPr>
          <w:trHeight w:val="274"/>
          <w:jc w:val="center"/>
        </w:trPr>
        <w:tc>
          <w:tcPr>
            <w:tcW w:w="1940" w:type="dxa"/>
            <w:tcBorders>
              <w:top w:val="single" w:sz="8" w:space="0" w:color="000000"/>
              <w:left w:val="single" w:sz="8" w:space="0" w:color="000000"/>
              <w:bottom w:val="single" w:sz="8" w:space="0" w:color="000000"/>
              <w:right w:val="single" w:sz="8" w:space="0" w:color="000000"/>
            </w:tcBorders>
            <w:shd w:val="clear" w:color="auto" w:fill="D0D8E8"/>
            <w:tcMar>
              <w:top w:w="15" w:type="dxa"/>
              <w:left w:w="288" w:type="dxa"/>
              <w:bottom w:w="0" w:type="dxa"/>
              <w:right w:w="15" w:type="dxa"/>
            </w:tcMar>
            <w:vAlign w:val="center"/>
            <w:hideMark/>
          </w:tcPr>
          <w:p w14:paraId="5690AA72"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QPM</w:t>
            </w:r>
          </w:p>
        </w:tc>
        <w:tc>
          <w:tcPr>
            <w:tcW w:w="118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73"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126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74"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118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75"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3800" w:type="dxa"/>
            <w:tcBorders>
              <w:top w:val="single" w:sz="8" w:space="0" w:color="000000"/>
              <w:left w:val="single" w:sz="8" w:space="0" w:color="000000"/>
              <w:bottom w:val="single" w:sz="8" w:space="0" w:color="000000"/>
              <w:right w:val="single" w:sz="8" w:space="0" w:color="000000"/>
            </w:tcBorders>
            <w:shd w:val="clear" w:color="auto" w:fill="D0D8E8"/>
            <w:tcMar>
              <w:top w:w="15" w:type="dxa"/>
              <w:left w:w="288" w:type="dxa"/>
              <w:bottom w:w="0" w:type="dxa"/>
              <w:right w:w="15" w:type="dxa"/>
            </w:tcMar>
            <w:vAlign w:val="center"/>
            <w:hideMark/>
          </w:tcPr>
          <w:p w14:paraId="5690AA76"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r>
      <w:tr w:rsidR="005D5405" w:rsidRPr="00453AC7" w14:paraId="5690AA7D" w14:textId="77777777" w:rsidTr="005D5405">
        <w:trPr>
          <w:trHeight w:val="274"/>
          <w:jc w:val="center"/>
        </w:trPr>
        <w:tc>
          <w:tcPr>
            <w:tcW w:w="1940" w:type="dxa"/>
            <w:tcBorders>
              <w:top w:val="single" w:sz="8" w:space="0" w:color="000000"/>
              <w:left w:val="single" w:sz="8" w:space="0" w:color="000000"/>
              <w:bottom w:val="single" w:sz="8" w:space="0" w:color="000000"/>
              <w:right w:val="single" w:sz="8" w:space="0" w:color="000000"/>
            </w:tcBorders>
            <w:shd w:val="clear" w:color="auto" w:fill="E9EDF4"/>
            <w:tcMar>
              <w:top w:w="15" w:type="dxa"/>
              <w:left w:w="288" w:type="dxa"/>
              <w:bottom w:w="0" w:type="dxa"/>
              <w:right w:w="15" w:type="dxa"/>
            </w:tcMar>
            <w:vAlign w:val="center"/>
            <w:hideMark/>
          </w:tcPr>
          <w:p w14:paraId="5690AA78"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CAR</w:t>
            </w:r>
          </w:p>
        </w:tc>
        <w:tc>
          <w:tcPr>
            <w:tcW w:w="118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79"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126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7A"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118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7B"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3800" w:type="dxa"/>
            <w:tcBorders>
              <w:top w:val="single" w:sz="8" w:space="0" w:color="000000"/>
              <w:left w:val="single" w:sz="8" w:space="0" w:color="000000"/>
              <w:bottom w:val="single" w:sz="8" w:space="0" w:color="000000"/>
              <w:right w:val="single" w:sz="8" w:space="0" w:color="000000"/>
            </w:tcBorders>
            <w:shd w:val="clear" w:color="auto" w:fill="E9EDF4"/>
            <w:tcMar>
              <w:top w:w="15" w:type="dxa"/>
              <w:left w:w="288" w:type="dxa"/>
              <w:bottom w:w="0" w:type="dxa"/>
              <w:right w:w="15" w:type="dxa"/>
            </w:tcMar>
            <w:vAlign w:val="center"/>
            <w:hideMark/>
          </w:tcPr>
          <w:p w14:paraId="5690AA7C"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r>
      <w:tr w:rsidR="005D5405" w:rsidRPr="00453AC7" w14:paraId="5690AA83" w14:textId="77777777" w:rsidTr="005D5405">
        <w:trPr>
          <w:trHeight w:val="274"/>
          <w:jc w:val="center"/>
        </w:trPr>
        <w:tc>
          <w:tcPr>
            <w:tcW w:w="1940" w:type="dxa"/>
            <w:tcBorders>
              <w:top w:val="single" w:sz="8" w:space="0" w:color="000000"/>
              <w:left w:val="single" w:sz="8" w:space="0" w:color="000000"/>
              <w:bottom w:val="single" w:sz="8" w:space="0" w:color="000000"/>
              <w:right w:val="single" w:sz="8" w:space="0" w:color="000000"/>
            </w:tcBorders>
            <w:shd w:val="clear" w:color="auto" w:fill="D0D8E8"/>
            <w:tcMar>
              <w:top w:w="15" w:type="dxa"/>
              <w:left w:w="288" w:type="dxa"/>
              <w:bottom w:w="0" w:type="dxa"/>
              <w:right w:w="15" w:type="dxa"/>
            </w:tcMar>
            <w:vAlign w:val="center"/>
            <w:hideMark/>
          </w:tcPr>
          <w:p w14:paraId="5690AA7E"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OPM</w:t>
            </w:r>
          </w:p>
        </w:tc>
        <w:tc>
          <w:tcPr>
            <w:tcW w:w="118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7F"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126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80"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1180" w:type="dxa"/>
            <w:tcBorders>
              <w:top w:val="single" w:sz="8" w:space="0" w:color="000000"/>
              <w:left w:val="single" w:sz="8" w:space="0" w:color="000000"/>
              <w:bottom w:val="single" w:sz="8" w:space="0" w:color="000000"/>
              <w:right w:val="single" w:sz="8" w:space="0" w:color="000000"/>
            </w:tcBorders>
            <w:shd w:val="clear" w:color="auto" w:fill="D0D8E8"/>
            <w:tcMar>
              <w:top w:w="15" w:type="dxa"/>
              <w:left w:w="15" w:type="dxa"/>
              <w:bottom w:w="0" w:type="dxa"/>
              <w:right w:w="15" w:type="dxa"/>
            </w:tcMar>
            <w:vAlign w:val="bottom"/>
            <w:hideMark/>
          </w:tcPr>
          <w:p w14:paraId="5690AA81"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c>
          <w:tcPr>
            <w:tcW w:w="3800" w:type="dxa"/>
            <w:tcBorders>
              <w:top w:val="single" w:sz="8" w:space="0" w:color="000000"/>
              <w:left w:val="single" w:sz="8" w:space="0" w:color="000000"/>
              <w:bottom w:val="single" w:sz="8" w:space="0" w:color="000000"/>
              <w:right w:val="single" w:sz="8" w:space="0" w:color="000000"/>
            </w:tcBorders>
            <w:shd w:val="clear" w:color="auto" w:fill="D0D8E8"/>
            <w:tcMar>
              <w:top w:w="15" w:type="dxa"/>
              <w:left w:w="288" w:type="dxa"/>
              <w:bottom w:w="0" w:type="dxa"/>
              <w:right w:w="15" w:type="dxa"/>
            </w:tcMar>
            <w:vAlign w:val="center"/>
            <w:hideMark/>
          </w:tcPr>
          <w:p w14:paraId="5690AA82" w14:textId="77777777" w:rsidR="005D5405" w:rsidRPr="00453AC7" w:rsidRDefault="005D5405" w:rsidP="001C7C9C">
            <w:pPr>
              <w:spacing w:line="274"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0</w:t>
            </w:r>
          </w:p>
        </w:tc>
      </w:tr>
      <w:tr w:rsidR="005D5405" w:rsidRPr="00453AC7" w14:paraId="5690AA89" w14:textId="77777777" w:rsidTr="005D5405">
        <w:trPr>
          <w:trHeight w:val="298"/>
          <w:jc w:val="center"/>
        </w:trPr>
        <w:tc>
          <w:tcPr>
            <w:tcW w:w="194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center"/>
            <w:hideMark/>
          </w:tcPr>
          <w:p w14:paraId="5690AA84" w14:textId="77777777" w:rsidR="005D5405" w:rsidRPr="00453AC7" w:rsidRDefault="005D5405" w:rsidP="001C7C9C">
            <w:pPr>
              <w:spacing w:line="298"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 Grand Total</w:t>
            </w:r>
          </w:p>
        </w:tc>
        <w:tc>
          <w:tcPr>
            <w:tcW w:w="118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85" w14:textId="77777777" w:rsidR="005D5405" w:rsidRPr="00453AC7" w:rsidRDefault="005D5405" w:rsidP="001C7C9C">
            <w:pPr>
              <w:spacing w:line="298"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132</w:t>
            </w:r>
          </w:p>
        </w:tc>
        <w:tc>
          <w:tcPr>
            <w:tcW w:w="126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86" w14:textId="77777777" w:rsidR="005D5405" w:rsidRPr="00453AC7" w:rsidRDefault="005D5405" w:rsidP="001C7C9C">
            <w:pPr>
              <w:spacing w:line="298"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70</w:t>
            </w:r>
          </w:p>
        </w:tc>
        <w:tc>
          <w:tcPr>
            <w:tcW w:w="118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bottom"/>
            <w:hideMark/>
          </w:tcPr>
          <w:p w14:paraId="5690AA87" w14:textId="77777777" w:rsidR="005D5405" w:rsidRPr="00453AC7" w:rsidRDefault="005D5405" w:rsidP="001C7C9C">
            <w:pPr>
              <w:spacing w:line="298"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28</w:t>
            </w:r>
          </w:p>
        </w:tc>
        <w:tc>
          <w:tcPr>
            <w:tcW w:w="3800" w:type="dxa"/>
            <w:tcBorders>
              <w:top w:val="single" w:sz="8" w:space="0" w:color="000000"/>
              <w:left w:val="single" w:sz="8" w:space="0" w:color="000000"/>
              <w:bottom w:val="single" w:sz="8" w:space="0" w:color="000000"/>
              <w:right w:val="single" w:sz="8" w:space="0" w:color="000000"/>
            </w:tcBorders>
            <w:shd w:val="clear" w:color="auto" w:fill="E9EDF4"/>
            <w:tcMar>
              <w:top w:w="15" w:type="dxa"/>
              <w:left w:w="15" w:type="dxa"/>
              <w:bottom w:w="0" w:type="dxa"/>
              <w:right w:w="15" w:type="dxa"/>
            </w:tcMar>
            <w:vAlign w:val="center"/>
            <w:hideMark/>
          </w:tcPr>
          <w:p w14:paraId="5690AA88" w14:textId="77777777" w:rsidR="005D5405" w:rsidRPr="00453AC7" w:rsidRDefault="005D5405" w:rsidP="001C7C9C">
            <w:pPr>
              <w:spacing w:line="298" w:lineRule="atLeast"/>
              <w:jc w:val="center"/>
              <w:textAlignment w:val="bottom"/>
              <w:rPr>
                <w:rFonts w:ascii="Arial" w:hAnsi="Arial" w:cs="Arial"/>
                <w:sz w:val="36"/>
                <w:szCs w:val="36"/>
                <w:lang w:val="en-IN" w:eastAsia="en-IN"/>
              </w:rPr>
            </w:pPr>
            <w:r w:rsidRPr="00453AC7">
              <w:rPr>
                <w:rFonts w:ascii="Calibri" w:hAnsi="Calibri" w:cs="Calibri"/>
                <w:b/>
                <w:bCs/>
                <w:color w:val="000000"/>
                <w:kern w:val="24"/>
                <w:szCs w:val="20"/>
                <w:lang w:eastAsia="en-IN"/>
              </w:rPr>
              <w:t xml:space="preserve">     230</w:t>
            </w:r>
          </w:p>
        </w:tc>
      </w:tr>
    </w:tbl>
    <w:p w14:paraId="5690AA8A" w14:textId="77777777" w:rsidR="00CE6EA1" w:rsidRPr="004B5426" w:rsidRDefault="00F42A23" w:rsidP="007821C8">
      <w:pPr>
        <w:spacing w:line="360" w:lineRule="auto"/>
        <w:rPr>
          <w:rFonts w:ascii="Calibri" w:hAnsi="Calibri" w:cs="Calibri"/>
        </w:rPr>
      </w:pPr>
      <w:r>
        <w:rPr>
          <w:rFonts w:ascii="Calibri" w:hAnsi="Calibri" w:cs="Calibri"/>
          <w:noProof/>
          <w:lang w:val="en-IN" w:eastAsia="en-IN" w:bidi="hi-IN"/>
        </w:rPr>
        <w:lastRenderedPageBreak/>
        <w:drawing>
          <wp:inline distT="0" distB="0" distL="0" distR="0" wp14:anchorId="5690AC62" wp14:editId="5690AC63">
            <wp:extent cx="5960745" cy="3484880"/>
            <wp:effectExtent l="19050" t="0" r="1905" b="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srcRect/>
                    <a:stretch>
                      <a:fillRect/>
                    </a:stretch>
                  </pic:blipFill>
                  <pic:spPr bwMode="auto">
                    <a:xfrm>
                      <a:off x="0" y="0"/>
                      <a:ext cx="5960745" cy="3484880"/>
                    </a:xfrm>
                    <a:prstGeom prst="rect">
                      <a:avLst/>
                    </a:prstGeom>
                    <a:noFill/>
                    <a:ln w="9525">
                      <a:noFill/>
                      <a:miter lim="800000"/>
                      <a:headEnd/>
                      <a:tailEnd/>
                    </a:ln>
                  </pic:spPr>
                </pic:pic>
              </a:graphicData>
            </a:graphic>
          </wp:inline>
        </w:drawing>
      </w:r>
    </w:p>
    <w:p w14:paraId="5690AA8B" w14:textId="77777777" w:rsidR="00100AE9" w:rsidRPr="004B5426" w:rsidRDefault="00100AE9" w:rsidP="00100AE9">
      <w:pPr>
        <w:pStyle w:val="Heading1"/>
        <w:spacing w:line="360" w:lineRule="auto"/>
        <w:rPr>
          <w:rFonts w:ascii="Calibri" w:hAnsi="Calibri" w:cs="Calibri"/>
          <w:b/>
          <w:bCs/>
          <w:sz w:val="32"/>
          <w:szCs w:val="32"/>
        </w:rPr>
      </w:pPr>
      <w:bookmarkStart w:id="27" w:name="_Toc401161042"/>
      <w:r w:rsidRPr="004B5426">
        <w:rPr>
          <w:rFonts w:ascii="Calibri" w:hAnsi="Calibri" w:cs="Calibri"/>
          <w:b/>
          <w:bCs/>
          <w:sz w:val="32"/>
          <w:szCs w:val="32"/>
        </w:rPr>
        <w:t>Fishbone Diagram</w:t>
      </w:r>
      <w:bookmarkEnd w:id="27"/>
    </w:p>
    <w:p w14:paraId="5690AA8C" w14:textId="77777777" w:rsidR="00100AE9" w:rsidRPr="004B5426" w:rsidRDefault="00100AE9" w:rsidP="00100AE9">
      <w:pPr>
        <w:pStyle w:val="NormalWeb"/>
        <w:spacing w:line="360" w:lineRule="auto"/>
        <w:jc w:val="both"/>
        <w:rPr>
          <w:rFonts w:ascii="Calibri" w:hAnsi="Calibri" w:cs="Calibri"/>
          <w:sz w:val="22"/>
          <w:szCs w:val="22"/>
        </w:rPr>
      </w:pPr>
      <w:r w:rsidRPr="004B5426">
        <w:rPr>
          <w:rFonts w:ascii="Calibri" w:hAnsi="Calibri" w:cs="Calibri"/>
          <w:sz w:val="22"/>
          <w:szCs w:val="22"/>
        </w:rPr>
        <w:t xml:space="preserve">The fishbone diagram identifies many possible causes for an effect or problem. It can be used to structure a brainstorming session. It immediately sorts ideas into useful categories. </w:t>
      </w:r>
      <w:r w:rsidR="006D3969" w:rsidRPr="004B5426">
        <w:rPr>
          <w:rFonts w:ascii="Calibri" w:hAnsi="Calibri" w:cs="Calibri"/>
          <w:sz w:val="22"/>
          <w:szCs w:val="22"/>
        </w:rPr>
        <w:t>Fishbone</w:t>
      </w:r>
      <w:r w:rsidRPr="004B5426">
        <w:rPr>
          <w:rFonts w:ascii="Calibri" w:hAnsi="Calibri" w:cs="Calibri"/>
          <w:sz w:val="22"/>
          <w:szCs w:val="22"/>
        </w:rPr>
        <w:t xml:space="preserve"> </w:t>
      </w:r>
      <w:r w:rsidR="006D3969" w:rsidRPr="004B5426">
        <w:rPr>
          <w:rFonts w:ascii="Calibri" w:hAnsi="Calibri" w:cs="Calibri"/>
          <w:sz w:val="22"/>
          <w:szCs w:val="22"/>
        </w:rPr>
        <w:t>diagram is</w:t>
      </w:r>
      <w:r w:rsidRPr="004B5426">
        <w:rPr>
          <w:rFonts w:ascii="Calibri" w:hAnsi="Calibri" w:cs="Calibri"/>
          <w:sz w:val="22"/>
          <w:szCs w:val="22"/>
        </w:rPr>
        <w:t xml:space="preserve"> also called as Cause-and-Effect Diagram, Ishikawa Diagram, Cause enumeration diagram, process fishbone, time-delay fishbone, CEDAC (cause-and-effect diagram with the addition of cards), desired-result fishbone, reverse fishbone diagram.</w:t>
      </w:r>
    </w:p>
    <w:p w14:paraId="5690AA8D" w14:textId="77777777" w:rsidR="00100AE9" w:rsidRPr="004B5426" w:rsidRDefault="00100AE9" w:rsidP="00100AE9">
      <w:pPr>
        <w:pStyle w:val="Heading2"/>
        <w:spacing w:line="360" w:lineRule="auto"/>
        <w:rPr>
          <w:rFonts w:ascii="Calibri" w:hAnsi="Calibri" w:cs="Calibri"/>
          <w:sz w:val="28"/>
          <w:szCs w:val="28"/>
        </w:rPr>
      </w:pPr>
      <w:bookmarkStart w:id="28" w:name="_Toc401161043"/>
      <w:r w:rsidRPr="004B5426">
        <w:rPr>
          <w:rFonts w:ascii="Calibri" w:hAnsi="Calibri" w:cs="Calibri"/>
          <w:sz w:val="28"/>
          <w:szCs w:val="28"/>
        </w:rPr>
        <w:t>When to Use a Fishbone Diagram</w:t>
      </w:r>
      <w:bookmarkEnd w:id="28"/>
    </w:p>
    <w:p w14:paraId="5690AA8E" w14:textId="77777777" w:rsidR="00100AE9" w:rsidRPr="004B5426" w:rsidRDefault="00100AE9"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When identifying possible causes for a problem</w:t>
      </w:r>
    </w:p>
    <w:p w14:paraId="5690AA8F" w14:textId="77777777" w:rsidR="00100AE9" w:rsidRPr="004B5426" w:rsidRDefault="00100AE9"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Especially when a team’s thinking tends to fall into ruts</w:t>
      </w:r>
    </w:p>
    <w:p w14:paraId="5690AA90" w14:textId="77777777" w:rsidR="00100AE9" w:rsidRPr="004B5426" w:rsidRDefault="00100AE9" w:rsidP="00100AE9">
      <w:pPr>
        <w:pStyle w:val="Heading2"/>
        <w:spacing w:line="360" w:lineRule="auto"/>
        <w:rPr>
          <w:rFonts w:ascii="Calibri" w:hAnsi="Calibri" w:cs="Calibri"/>
          <w:sz w:val="28"/>
          <w:szCs w:val="28"/>
        </w:rPr>
      </w:pPr>
      <w:bookmarkStart w:id="29" w:name="_Toc401161044"/>
      <w:r w:rsidRPr="004B5426">
        <w:rPr>
          <w:rFonts w:ascii="Calibri" w:hAnsi="Calibri" w:cs="Calibri"/>
          <w:sz w:val="28"/>
          <w:szCs w:val="28"/>
        </w:rPr>
        <w:t>Fishbone Diagram Procedure</w:t>
      </w:r>
      <w:bookmarkEnd w:id="29"/>
    </w:p>
    <w:p w14:paraId="5690AA91" w14:textId="77777777" w:rsidR="00100AE9" w:rsidRPr="004B5426" w:rsidRDefault="00100AE9" w:rsidP="00100AE9">
      <w:pPr>
        <w:spacing w:line="360" w:lineRule="auto"/>
        <w:ind w:left="630"/>
        <w:rPr>
          <w:rFonts w:ascii="Calibri" w:hAnsi="Calibri" w:cs="Calibri"/>
          <w:sz w:val="22"/>
          <w:szCs w:val="22"/>
        </w:rPr>
      </w:pPr>
      <w:r w:rsidRPr="004B5426">
        <w:rPr>
          <w:rFonts w:ascii="Calibri" w:hAnsi="Calibri" w:cs="Calibri"/>
          <w:sz w:val="22"/>
          <w:szCs w:val="22"/>
        </w:rPr>
        <w:t xml:space="preserve">Materials needed: flipchart or whiteboard, marking pens </w:t>
      </w:r>
    </w:p>
    <w:p w14:paraId="5690AA92" w14:textId="77777777" w:rsidR="00100AE9" w:rsidRPr="004B5426" w:rsidRDefault="00100AE9"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Agree on a problem statement (effect). Write it at the center right of the flipchart or whiteboard. Draw a box around it and draw a horizontal arrow running to it.</w:t>
      </w:r>
    </w:p>
    <w:p w14:paraId="5690AA93" w14:textId="77777777" w:rsidR="00100AE9" w:rsidRPr="004B5426" w:rsidRDefault="00100AE9"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Brainstorm the major categories of causes of the problem. If this is difficult use generic headings:</w:t>
      </w:r>
    </w:p>
    <w:p w14:paraId="5690AA94" w14:textId="77777777" w:rsidR="00276A50" w:rsidRPr="004B5426" w:rsidRDefault="00276A50" w:rsidP="00276A50">
      <w:pPr>
        <w:pStyle w:val="NormalWeb"/>
        <w:numPr>
          <w:ilvl w:val="1"/>
          <w:numId w:val="5"/>
        </w:numPr>
        <w:spacing w:line="360" w:lineRule="auto"/>
        <w:jc w:val="both"/>
        <w:rPr>
          <w:rFonts w:ascii="Calibri" w:hAnsi="Calibri" w:cs="Calibri"/>
          <w:sz w:val="22"/>
          <w:szCs w:val="22"/>
        </w:rPr>
      </w:pPr>
      <w:r>
        <w:rPr>
          <w:rFonts w:ascii="Calibri" w:hAnsi="Calibri" w:cs="Calibri"/>
          <w:sz w:val="22"/>
          <w:szCs w:val="22"/>
        </w:rPr>
        <w:t>Methodology</w:t>
      </w:r>
    </w:p>
    <w:p w14:paraId="5690AA95" w14:textId="77777777" w:rsidR="00276A50" w:rsidRPr="004B5426" w:rsidRDefault="00276A50" w:rsidP="00276A50">
      <w:pPr>
        <w:pStyle w:val="NormalWeb"/>
        <w:numPr>
          <w:ilvl w:val="1"/>
          <w:numId w:val="5"/>
        </w:numPr>
        <w:spacing w:line="360" w:lineRule="auto"/>
        <w:jc w:val="both"/>
        <w:rPr>
          <w:rFonts w:ascii="Calibri" w:hAnsi="Calibri" w:cs="Calibri"/>
          <w:sz w:val="22"/>
          <w:szCs w:val="22"/>
        </w:rPr>
      </w:pPr>
      <w:r w:rsidRPr="004B5426">
        <w:rPr>
          <w:rFonts w:ascii="Calibri" w:hAnsi="Calibri" w:cs="Calibri"/>
          <w:sz w:val="22"/>
          <w:szCs w:val="22"/>
        </w:rPr>
        <w:t>Machines (</w:t>
      </w:r>
      <w:r>
        <w:rPr>
          <w:rFonts w:ascii="Calibri" w:hAnsi="Calibri" w:cs="Calibri"/>
          <w:sz w:val="22"/>
          <w:szCs w:val="22"/>
        </w:rPr>
        <w:t>Hardware</w:t>
      </w:r>
      <w:r w:rsidRPr="004B5426">
        <w:rPr>
          <w:rFonts w:ascii="Calibri" w:hAnsi="Calibri" w:cs="Calibri"/>
          <w:sz w:val="22"/>
          <w:szCs w:val="22"/>
        </w:rPr>
        <w:t>)</w:t>
      </w:r>
    </w:p>
    <w:p w14:paraId="5690AA96" w14:textId="77777777" w:rsidR="00276A50" w:rsidRPr="004B5426" w:rsidRDefault="00276A50" w:rsidP="00276A50">
      <w:pPr>
        <w:pStyle w:val="NormalWeb"/>
        <w:numPr>
          <w:ilvl w:val="1"/>
          <w:numId w:val="5"/>
        </w:numPr>
        <w:spacing w:line="360" w:lineRule="auto"/>
        <w:jc w:val="both"/>
        <w:rPr>
          <w:rFonts w:ascii="Calibri" w:hAnsi="Calibri" w:cs="Calibri"/>
          <w:sz w:val="22"/>
          <w:szCs w:val="22"/>
        </w:rPr>
      </w:pPr>
      <w:r w:rsidRPr="004B5426">
        <w:rPr>
          <w:rFonts w:ascii="Calibri" w:hAnsi="Calibri" w:cs="Calibri"/>
          <w:sz w:val="22"/>
          <w:szCs w:val="22"/>
        </w:rPr>
        <w:lastRenderedPageBreak/>
        <w:t>People (</w:t>
      </w:r>
      <w:r>
        <w:rPr>
          <w:rFonts w:ascii="Calibri" w:hAnsi="Calibri" w:cs="Calibri"/>
          <w:sz w:val="22"/>
          <w:szCs w:val="22"/>
        </w:rPr>
        <w:t>Team</w:t>
      </w:r>
      <w:r w:rsidRPr="004B5426">
        <w:rPr>
          <w:rFonts w:ascii="Calibri" w:hAnsi="Calibri" w:cs="Calibri"/>
          <w:sz w:val="22"/>
          <w:szCs w:val="22"/>
        </w:rPr>
        <w:t>)</w:t>
      </w:r>
    </w:p>
    <w:p w14:paraId="5690AA97" w14:textId="77777777" w:rsidR="00276A50" w:rsidRPr="004B5426" w:rsidRDefault="00276A50" w:rsidP="00276A50">
      <w:pPr>
        <w:pStyle w:val="NormalWeb"/>
        <w:numPr>
          <w:ilvl w:val="1"/>
          <w:numId w:val="5"/>
        </w:numPr>
        <w:spacing w:line="360" w:lineRule="auto"/>
        <w:jc w:val="both"/>
        <w:rPr>
          <w:rFonts w:ascii="Calibri" w:hAnsi="Calibri" w:cs="Calibri"/>
          <w:sz w:val="22"/>
          <w:szCs w:val="22"/>
        </w:rPr>
      </w:pPr>
      <w:r>
        <w:rPr>
          <w:rFonts w:ascii="Calibri" w:hAnsi="Calibri" w:cs="Calibri"/>
          <w:sz w:val="22"/>
          <w:szCs w:val="22"/>
        </w:rPr>
        <w:t xml:space="preserve">Process </w:t>
      </w:r>
    </w:p>
    <w:p w14:paraId="5690AA98" w14:textId="77777777" w:rsidR="00276A50" w:rsidRPr="004B5426" w:rsidRDefault="00276A50" w:rsidP="00276A50">
      <w:pPr>
        <w:pStyle w:val="NormalWeb"/>
        <w:numPr>
          <w:ilvl w:val="1"/>
          <w:numId w:val="5"/>
        </w:numPr>
        <w:spacing w:line="360" w:lineRule="auto"/>
        <w:jc w:val="both"/>
        <w:rPr>
          <w:rFonts w:ascii="Calibri" w:hAnsi="Calibri" w:cs="Calibri"/>
          <w:sz w:val="22"/>
          <w:szCs w:val="22"/>
        </w:rPr>
      </w:pPr>
      <w:r w:rsidRPr="004B5426">
        <w:rPr>
          <w:rFonts w:ascii="Calibri" w:hAnsi="Calibri" w:cs="Calibri"/>
          <w:sz w:val="22"/>
          <w:szCs w:val="22"/>
        </w:rPr>
        <w:t>Measurement</w:t>
      </w:r>
    </w:p>
    <w:p w14:paraId="5690AA99" w14:textId="77777777" w:rsidR="00100AE9" w:rsidRPr="004B5426" w:rsidRDefault="00276A50" w:rsidP="00276A50">
      <w:pPr>
        <w:pStyle w:val="NormalWeb"/>
        <w:numPr>
          <w:ilvl w:val="1"/>
          <w:numId w:val="5"/>
        </w:numPr>
        <w:spacing w:line="360" w:lineRule="auto"/>
        <w:jc w:val="both"/>
        <w:rPr>
          <w:rFonts w:ascii="Calibri" w:hAnsi="Calibri" w:cs="Calibri"/>
          <w:sz w:val="22"/>
          <w:szCs w:val="22"/>
        </w:rPr>
      </w:pPr>
      <w:r>
        <w:rPr>
          <w:rFonts w:ascii="Calibri" w:hAnsi="Calibri" w:cs="Calibri"/>
          <w:sz w:val="22"/>
          <w:szCs w:val="22"/>
        </w:rPr>
        <w:t>Technology</w:t>
      </w:r>
    </w:p>
    <w:p w14:paraId="5690AA9A" w14:textId="77777777" w:rsidR="00100AE9" w:rsidRPr="004B5426" w:rsidRDefault="00100AE9"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Write the categories of causes as branches from the main arrow.</w:t>
      </w:r>
    </w:p>
    <w:p w14:paraId="5690AA9B" w14:textId="77777777" w:rsidR="00100AE9" w:rsidRPr="004B5426" w:rsidRDefault="00100AE9"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Brainstorm all the possible causes of the problem. Ask: “Why does this happen?” As each idea is given, the facilitator writes it as a branch from the appropriate category. Causes can be written in several places if they relate to several categories.</w:t>
      </w:r>
    </w:p>
    <w:p w14:paraId="5690AA9C" w14:textId="77777777" w:rsidR="00100AE9" w:rsidRPr="004B5426" w:rsidRDefault="00100AE9"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 xml:space="preserve">Again ask “why does this happen?” about each cause. Write </w:t>
      </w:r>
      <w:r w:rsidR="006D3969" w:rsidRPr="004B5426">
        <w:rPr>
          <w:rFonts w:ascii="Calibri" w:hAnsi="Calibri" w:cs="Calibri"/>
          <w:sz w:val="22"/>
          <w:szCs w:val="22"/>
        </w:rPr>
        <w:t>sub causes</w:t>
      </w:r>
      <w:r w:rsidRPr="004B5426">
        <w:rPr>
          <w:rFonts w:ascii="Calibri" w:hAnsi="Calibri" w:cs="Calibri"/>
          <w:sz w:val="22"/>
          <w:szCs w:val="22"/>
        </w:rPr>
        <w:t xml:space="preserve"> branching off the causes. Continue to ask “Why?” and generate deeper levels of causes. Layers of branches indicate causal relationships</w:t>
      </w:r>
    </w:p>
    <w:p w14:paraId="5690AA9D" w14:textId="77777777" w:rsidR="00100AE9" w:rsidRPr="004B5426" w:rsidRDefault="00100AE9"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When the group runs out of ideas, focus attention to places on the chart where ideas are few.</w:t>
      </w:r>
    </w:p>
    <w:p w14:paraId="5690AA9E" w14:textId="77777777" w:rsidR="00100AE9" w:rsidRPr="004B5426" w:rsidRDefault="00100AE9" w:rsidP="00100AE9">
      <w:pPr>
        <w:pStyle w:val="Heading2"/>
        <w:spacing w:line="360" w:lineRule="auto"/>
        <w:rPr>
          <w:rFonts w:ascii="Calibri" w:hAnsi="Calibri" w:cs="Calibri"/>
          <w:sz w:val="28"/>
          <w:szCs w:val="28"/>
        </w:rPr>
      </w:pPr>
      <w:bookmarkStart w:id="30" w:name="_Toc401161045"/>
      <w:r w:rsidRPr="004B5426">
        <w:rPr>
          <w:rFonts w:ascii="Calibri" w:hAnsi="Calibri" w:cs="Calibri"/>
          <w:sz w:val="28"/>
          <w:szCs w:val="28"/>
        </w:rPr>
        <w:t>Fishbone Diagram Example</w:t>
      </w:r>
      <w:bookmarkEnd w:id="30"/>
    </w:p>
    <w:p w14:paraId="5690AA9F" w14:textId="77777777" w:rsidR="00100AE9" w:rsidRPr="004B5426" w:rsidRDefault="00FF77BB" w:rsidP="00100AE9">
      <w:pPr>
        <w:pStyle w:val="NormalWeb"/>
        <w:spacing w:line="360" w:lineRule="auto"/>
        <w:jc w:val="both"/>
        <w:rPr>
          <w:rFonts w:ascii="Calibri" w:hAnsi="Calibri" w:cs="Calibri"/>
          <w:sz w:val="22"/>
          <w:szCs w:val="22"/>
        </w:rPr>
      </w:pPr>
      <w:r w:rsidRPr="004B5426">
        <w:rPr>
          <w:rFonts w:ascii="Calibri" w:hAnsi="Calibri" w:cs="Calibri"/>
          <w:sz w:val="22"/>
          <w:szCs w:val="22"/>
        </w:rPr>
        <w:t xml:space="preserve">This fishbone diagram was drawn by SEPG team, which tried to understand the periodic source of defects in subcategories such as Insufficient Code, Inconsistent Code, and Incorrect Condition. </w:t>
      </w:r>
      <w:r w:rsidR="00100AE9" w:rsidRPr="004B5426">
        <w:rPr>
          <w:rFonts w:ascii="Calibri" w:hAnsi="Calibri" w:cs="Calibri"/>
          <w:sz w:val="22"/>
          <w:szCs w:val="22"/>
        </w:rPr>
        <w:t>The team used the three generic headings to prompt ideas. Layers of branches show thorough thinking about the causes of the problem.</w:t>
      </w:r>
    </w:p>
    <w:p w14:paraId="5690AAA0" w14:textId="77777777" w:rsidR="00100AE9" w:rsidRPr="00276A50" w:rsidRDefault="00276A50" w:rsidP="00100AE9">
      <w:pPr>
        <w:pStyle w:val="NormalWeb"/>
        <w:spacing w:line="360" w:lineRule="auto"/>
        <w:jc w:val="both"/>
        <w:rPr>
          <w:rFonts w:ascii="Calibri" w:hAnsi="Calibri" w:cs="Calibri"/>
          <w:b/>
          <w:sz w:val="22"/>
          <w:szCs w:val="22"/>
        </w:rPr>
      </w:pPr>
      <w:r w:rsidRPr="00276A50">
        <w:rPr>
          <w:rFonts w:ascii="Calibri" w:hAnsi="Calibri" w:cs="Calibri"/>
          <w:b/>
          <w:sz w:val="22"/>
          <w:szCs w:val="22"/>
        </w:rPr>
        <w:t>For example:</w:t>
      </w:r>
    </w:p>
    <w:p w14:paraId="5690AAA1" w14:textId="77777777" w:rsidR="00100AE9" w:rsidRPr="004B5426" w:rsidRDefault="00F42A23" w:rsidP="00100AE9">
      <w:pPr>
        <w:spacing w:line="360" w:lineRule="auto"/>
        <w:ind w:left="630"/>
        <w:rPr>
          <w:rFonts w:ascii="Calibri" w:hAnsi="Calibri" w:cs="Calibri"/>
          <w:szCs w:val="20"/>
        </w:rPr>
      </w:pPr>
      <w:r>
        <w:rPr>
          <w:rFonts w:ascii="Calibri" w:hAnsi="Calibri" w:cs="Calibri"/>
          <w:noProof/>
          <w:szCs w:val="20"/>
          <w:lang w:val="en-IN" w:eastAsia="en-IN" w:bidi="hi-IN"/>
        </w:rPr>
        <w:drawing>
          <wp:inline distT="0" distB="0" distL="0" distR="0" wp14:anchorId="5690AC64" wp14:editId="5690AC65">
            <wp:extent cx="5633085" cy="2976245"/>
            <wp:effectExtent l="19050" t="19050" r="24765" b="14605"/>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srcRect/>
                    <a:stretch>
                      <a:fillRect/>
                    </a:stretch>
                  </pic:blipFill>
                  <pic:spPr bwMode="auto">
                    <a:xfrm>
                      <a:off x="0" y="0"/>
                      <a:ext cx="5633085" cy="2976245"/>
                    </a:xfrm>
                    <a:prstGeom prst="rect">
                      <a:avLst/>
                    </a:prstGeom>
                    <a:solidFill>
                      <a:srgbClr val="FFFFFF"/>
                    </a:solidFill>
                    <a:ln w="9525" cmpd="sng">
                      <a:solidFill>
                        <a:srgbClr val="000000"/>
                      </a:solidFill>
                      <a:miter lim="800000"/>
                      <a:headEnd/>
                      <a:tailEnd/>
                    </a:ln>
                    <a:effectLst/>
                  </pic:spPr>
                </pic:pic>
              </a:graphicData>
            </a:graphic>
          </wp:inline>
        </w:drawing>
      </w:r>
    </w:p>
    <w:p w14:paraId="5690AAA2" w14:textId="77777777" w:rsidR="00100AE9" w:rsidRPr="004B5426" w:rsidRDefault="00100AE9" w:rsidP="00100AE9">
      <w:pPr>
        <w:spacing w:line="360" w:lineRule="auto"/>
        <w:ind w:left="630"/>
        <w:rPr>
          <w:rFonts w:ascii="Calibri" w:hAnsi="Calibri" w:cs="Calibri"/>
          <w:szCs w:val="20"/>
        </w:rPr>
      </w:pPr>
    </w:p>
    <w:p w14:paraId="5690AAA3" w14:textId="77777777" w:rsidR="007821C8" w:rsidRPr="004B5426" w:rsidRDefault="007821C8" w:rsidP="007821C8">
      <w:pPr>
        <w:pStyle w:val="Heading1"/>
        <w:spacing w:line="360" w:lineRule="auto"/>
        <w:rPr>
          <w:rFonts w:ascii="Calibri" w:hAnsi="Calibri" w:cs="Calibri"/>
          <w:b/>
          <w:bCs/>
          <w:sz w:val="32"/>
          <w:szCs w:val="32"/>
        </w:rPr>
      </w:pPr>
      <w:bookmarkStart w:id="31" w:name="_Toc401161046"/>
      <w:r w:rsidRPr="004B5426">
        <w:rPr>
          <w:rFonts w:ascii="Calibri" w:hAnsi="Calibri" w:cs="Calibri"/>
          <w:b/>
          <w:bCs/>
          <w:sz w:val="32"/>
          <w:szCs w:val="32"/>
        </w:rPr>
        <w:lastRenderedPageBreak/>
        <w:t>Control Chart</w:t>
      </w:r>
      <w:bookmarkEnd w:id="31"/>
    </w:p>
    <w:p w14:paraId="5690AAA4" w14:textId="77777777" w:rsidR="007821C8" w:rsidRPr="004B5426" w:rsidRDefault="007821C8" w:rsidP="007821C8">
      <w:pPr>
        <w:pStyle w:val="NormalWeb"/>
        <w:spacing w:line="360" w:lineRule="auto"/>
        <w:jc w:val="both"/>
        <w:rPr>
          <w:rFonts w:ascii="Calibri" w:hAnsi="Calibri" w:cs="Calibri"/>
          <w:sz w:val="22"/>
          <w:szCs w:val="22"/>
        </w:rPr>
      </w:pPr>
      <w:r w:rsidRPr="004B5426">
        <w:rPr>
          <w:rFonts w:ascii="Calibri" w:hAnsi="Calibri" w:cs="Calibri"/>
          <w:sz w:val="22"/>
          <w:szCs w:val="22"/>
        </w:rPr>
        <w:t>The control chart is a graph used to study how a process changes over time. Data are plotted in time order. A control chart always has a central line for the average, an upper line for the upper control limit and a lower line for the lower control limit. These lines are determined from historical data. By comparing current data to these lines, you can draw conclusions about whether the process variation is consistent (in control) or is unpredictable (out of control, affected by special causes of variation).</w:t>
      </w:r>
    </w:p>
    <w:p w14:paraId="5690AAA5" w14:textId="77777777" w:rsidR="007821C8" w:rsidRPr="004B5426" w:rsidRDefault="007821C8" w:rsidP="007821C8">
      <w:pPr>
        <w:pStyle w:val="NormalWeb"/>
        <w:spacing w:line="360" w:lineRule="auto"/>
        <w:jc w:val="both"/>
        <w:rPr>
          <w:rFonts w:ascii="Calibri" w:hAnsi="Calibri" w:cs="Calibri"/>
          <w:sz w:val="22"/>
          <w:szCs w:val="22"/>
        </w:rPr>
      </w:pPr>
      <w:r w:rsidRPr="004B5426">
        <w:rPr>
          <w:rFonts w:ascii="Calibri" w:hAnsi="Calibri" w:cs="Calibri"/>
          <w:sz w:val="22"/>
          <w:szCs w:val="22"/>
        </w:rPr>
        <w:t>Control charts for variable data are used in pairs. The top chart monitors the average, or the centering of the distribution of data from the process. The bottom chart monitors the range, or the width of the distribution. If your data were shots in target practice, the average is where the shots are clustering, and the range is how tightly they are clustered. Control charts for attribute data are used singly.</w:t>
      </w:r>
    </w:p>
    <w:p w14:paraId="5690AAA6" w14:textId="77777777" w:rsidR="007821C8" w:rsidRPr="004B5426" w:rsidRDefault="007821C8" w:rsidP="007821C8">
      <w:pPr>
        <w:pStyle w:val="Heading2"/>
        <w:spacing w:line="360" w:lineRule="auto"/>
        <w:rPr>
          <w:rFonts w:ascii="Calibri" w:hAnsi="Calibri" w:cs="Calibri"/>
          <w:sz w:val="28"/>
          <w:szCs w:val="28"/>
        </w:rPr>
      </w:pPr>
      <w:bookmarkStart w:id="32" w:name="_Toc401161047"/>
      <w:r w:rsidRPr="004B5426">
        <w:rPr>
          <w:rFonts w:ascii="Calibri" w:hAnsi="Calibri" w:cs="Calibri"/>
          <w:sz w:val="28"/>
          <w:szCs w:val="28"/>
        </w:rPr>
        <w:t>When to Use a Control Chart</w:t>
      </w:r>
      <w:bookmarkEnd w:id="32"/>
    </w:p>
    <w:p w14:paraId="5690AAA7" w14:textId="77777777" w:rsidR="007821C8" w:rsidRPr="004B5426" w:rsidRDefault="007821C8"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When controlling ongoing processes by finding and correcting problems as they occur.</w:t>
      </w:r>
    </w:p>
    <w:p w14:paraId="5690AAA8" w14:textId="77777777" w:rsidR="001A07F7" w:rsidRPr="004B5426" w:rsidRDefault="007821C8" w:rsidP="001A07F7">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 xml:space="preserve">When predicting the expected range of outcomes from a process. </w:t>
      </w:r>
    </w:p>
    <w:p w14:paraId="5690AAA9" w14:textId="77777777" w:rsidR="001A07F7" w:rsidRPr="004B5426" w:rsidRDefault="007821C8" w:rsidP="001A07F7">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When determining whether a process is stable (in statistical control).</w:t>
      </w:r>
    </w:p>
    <w:p w14:paraId="5690AAAA" w14:textId="77777777" w:rsidR="001A07F7" w:rsidRPr="004B5426" w:rsidRDefault="007821C8" w:rsidP="001A07F7">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When analyzing patterns of process variation from special causes (non-routine events) or common causes (built into the process).</w:t>
      </w:r>
    </w:p>
    <w:p w14:paraId="5690AAAB" w14:textId="77777777" w:rsidR="007821C8" w:rsidRPr="004B5426" w:rsidRDefault="007821C8" w:rsidP="001A07F7">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When determining whether your quality improvement project should aim to prevent specific problems or to make fundamental changes to the process.</w:t>
      </w:r>
    </w:p>
    <w:p w14:paraId="5690AAAC" w14:textId="77777777" w:rsidR="007821C8" w:rsidRPr="004B5426" w:rsidRDefault="007821C8" w:rsidP="007821C8">
      <w:pPr>
        <w:pStyle w:val="Heading2"/>
        <w:spacing w:line="360" w:lineRule="auto"/>
        <w:rPr>
          <w:rFonts w:ascii="Calibri" w:hAnsi="Calibri" w:cs="Calibri"/>
          <w:sz w:val="28"/>
          <w:szCs w:val="28"/>
        </w:rPr>
      </w:pPr>
      <w:bookmarkStart w:id="33" w:name="_Toc401161048"/>
      <w:r w:rsidRPr="004B5426">
        <w:rPr>
          <w:rFonts w:ascii="Calibri" w:hAnsi="Calibri" w:cs="Calibri"/>
          <w:sz w:val="28"/>
          <w:szCs w:val="28"/>
        </w:rPr>
        <w:t>Control Chart Basic Procedure</w:t>
      </w:r>
      <w:bookmarkEnd w:id="33"/>
    </w:p>
    <w:p w14:paraId="5690AAAD" w14:textId="77777777" w:rsidR="007821C8" w:rsidRPr="004B5426" w:rsidRDefault="007821C8"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 xml:space="preserve">Choose the appropriate control chart for your data. </w:t>
      </w:r>
    </w:p>
    <w:p w14:paraId="5690AAAE" w14:textId="77777777" w:rsidR="007821C8" w:rsidRPr="004B5426" w:rsidRDefault="007821C8"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Determine the appropriate time period for collecting and plotting data.</w:t>
      </w:r>
    </w:p>
    <w:p w14:paraId="5690AAAF" w14:textId="77777777" w:rsidR="007821C8" w:rsidRPr="004B5426" w:rsidRDefault="007821C8"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 xml:space="preserve">Collect data, construct your chart and analyze the data. </w:t>
      </w:r>
    </w:p>
    <w:p w14:paraId="5690AAB0" w14:textId="77777777" w:rsidR="007821C8" w:rsidRPr="004B5426" w:rsidRDefault="007821C8"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Look for “out-of-control signals” on the control chart. When one is identified, mark it on the chart and investigate the cause. Document how you investigated, what you learned, the cause and how it was corrected.</w:t>
      </w:r>
    </w:p>
    <w:p w14:paraId="5690AAB1" w14:textId="77777777" w:rsidR="007821C8" w:rsidRPr="004B5426" w:rsidRDefault="007821C8"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Out-of-control signals</w:t>
      </w:r>
    </w:p>
    <w:p w14:paraId="5690AAB2" w14:textId="77777777" w:rsidR="007821C8" w:rsidRPr="004B5426" w:rsidRDefault="007821C8" w:rsidP="00D775CF">
      <w:pPr>
        <w:pStyle w:val="NormalWeb"/>
        <w:numPr>
          <w:ilvl w:val="1"/>
          <w:numId w:val="5"/>
        </w:numPr>
        <w:spacing w:line="360" w:lineRule="auto"/>
        <w:jc w:val="both"/>
        <w:rPr>
          <w:rFonts w:ascii="Calibri" w:hAnsi="Calibri" w:cs="Calibri"/>
          <w:sz w:val="22"/>
          <w:szCs w:val="22"/>
        </w:rPr>
      </w:pPr>
      <w:r w:rsidRPr="004B5426">
        <w:rPr>
          <w:rFonts w:ascii="Calibri" w:hAnsi="Calibri" w:cs="Calibri"/>
          <w:sz w:val="22"/>
          <w:szCs w:val="22"/>
        </w:rPr>
        <w:t>A single point outside the control limits. In Figure 1, point sixteen is above the UCL (upper control limit).</w:t>
      </w:r>
    </w:p>
    <w:p w14:paraId="5690AAB3" w14:textId="77777777" w:rsidR="007821C8" w:rsidRPr="004B5426" w:rsidRDefault="007821C8" w:rsidP="00D775CF">
      <w:pPr>
        <w:pStyle w:val="NormalWeb"/>
        <w:numPr>
          <w:ilvl w:val="1"/>
          <w:numId w:val="5"/>
        </w:numPr>
        <w:spacing w:line="360" w:lineRule="auto"/>
        <w:jc w:val="both"/>
        <w:rPr>
          <w:rFonts w:ascii="Calibri" w:hAnsi="Calibri" w:cs="Calibri"/>
          <w:sz w:val="22"/>
          <w:szCs w:val="22"/>
        </w:rPr>
      </w:pPr>
      <w:r w:rsidRPr="004B5426">
        <w:rPr>
          <w:rFonts w:ascii="Calibri" w:hAnsi="Calibri" w:cs="Calibri"/>
          <w:sz w:val="22"/>
          <w:szCs w:val="22"/>
        </w:rPr>
        <w:lastRenderedPageBreak/>
        <w:t>Two out of three successive points are on the same side of the centerline and farther than 2 σ from it. In Figure 1, point 4 sends that signal.</w:t>
      </w:r>
    </w:p>
    <w:p w14:paraId="5690AAB4" w14:textId="77777777" w:rsidR="007821C8" w:rsidRPr="004B5426" w:rsidRDefault="007821C8" w:rsidP="00D775CF">
      <w:pPr>
        <w:pStyle w:val="NormalWeb"/>
        <w:numPr>
          <w:ilvl w:val="1"/>
          <w:numId w:val="5"/>
        </w:numPr>
        <w:spacing w:line="360" w:lineRule="auto"/>
        <w:jc w:val="both"/>
        <w:rPr>
          <w:rFonts w:ascii="Calibri" w:hAnsi="Calibri" w:cs="Calibri"/>
          <w:sz w:val="22"/>
          <w:szCs w:val="22"/>
        </w:rPr>
      </w:pPr>
      <w:r w:rsidRPr="004B5426">
        <w:rPr>
          <w:rFonts w:ascii="Calibri" w:hAnsi="Calibri" w:cs="Calibri"/>
          <w:sz w:val="22"/>
          <w:szCs w:val="22"/>
        </w:rPr>
        <w:t>Four out of five successive points are on the same side of the centerline and farther than 1 σ from it. In Figure 1, point 11 sends that signal.</w:t>
      </w:r>
    </w:p>
    <w:p w14:paraId="5690AAB5" w14:textId="77777777" w:rsidR="007821C8" w:rsidRPr="004B5426" w:rsidRDefault="007821C8" w:rsidP="00D775CF">
      <w:pPr>
        <w:pStyle w:val="NormalWeb"/>
        <w:numPr>
          <w:ilvl w:val="1"/>
          <w:numId w:val="5"/>
        </w:numPr>
        <w:spacing w:line="360" w:lineRule="auto"/>
        <w:jc w:val="both"/>
        <w:rPr>
          <w:rFonts w:ascii="Calibri" w:hAnsi="Calibri" w:cs="Calibri"/>
          <w:sz w:val="22"/>
          <w:szCs w:val="22"/>
        </w:rPr>
      </w:pPr>
      <w:r w:rsidRPr="004B5426">
        <w:rPr>
          <w:rFonts w:ascii="Calibri" w:hAnsi="Calibri" w:cs="Calibri"/>
          <w:sz w:val="22"/>
          <w:szCs w:val="22"/>
        </w:rPr>
        <w:t>A run of eight in a row are on the same side of the centerline. Or 10 out of 11, 12 out of 14 or 16 out of 20. In Figure 1, point 21 is eighth in a row above the centerline.</w:t>
      </w:r>
    </w:p>
    <w:p w14:paraId="5690AAB6" w14:textId="77777777" w:rsidR="007821C8" w:rsidRPr="004B5426" w:rsidRDefault="007821C8"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Obvious consistent or persistent patterns that suggest something unusual about your data and your process.</w:t>
      </w:r>
    </w:p>
    <w:p w14:paraId="5690AAB7" w14:textId="77777777" w:rsidR="007821C8" w:rsidRPr="004B5426" w:rsidRDefault="007821C8" w:rsidP="007821C8">
      <w:pPr>
        <w:tabs>
          <w:tab w:val="left" w:pos="2055"/>
        </w:tabs>
        <w:spacing w:line="360" w:lineRule="auto"/>
        <w:rPr>
          <w:rFonts w:ascii="Calibri" w:hAnsi="Calibri" w:cs="Calibri"/>
        </w:rPr>
      </w:pPr>
    </w:p>
    <w:p w14:paraId="5690AAB8" w14:textId="77777777" w:rsidR="007821C8" w:rsidRPr="004B5426" w:rsidRDefault="00F42A23" w:rsidP="007821C8">
      <w:pPr>
        <w:tabs>
          <w:tab w:val="left" w:pos="2055"/>
        </w:tabs>
        <w:spacing w:line="360" w:lineRule="auto"/>
        <w:rPr>
          <w:rFonts w:ascii="Calibri" w:hAnsi="Calibri" w:cs="Calibri"/>
        </w:rPr>
      </w:pPr>
      <w:r>
        <w:rPr>
          <w:rFonts w:ascii="Calibri" w:hAnsi="Calibri" w:cs="Calibri"/>
          <w:noProof/>
          <w:lang w:val="en-IN" w:eastAsia="en-IN" w:bidi="hi-IN"/>
        </w:rPr>
        <w:drawing>
          <wp:inline distT="0" distB="0" distL="0" distR="0" wp14:anchorId="5690AC66" wp14:editId="5690AC67">
            <wp:extent cx="5727700" cy="2855595"/>
            <wp:effectExtent l="1905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srcRect/>
                    <a:stretch>
                      <a:fillRect/>
                    </a:stretch>
                  </pic:blipFill>
                  <pic:spPr bwMode="auto">
                    <a:xfrm>
                      <a:off x="0" y="0"/>
                      <a:ext cx="5727700" cy="2855595"/>
                    </a:xfrm>
                    <a:prstGeom prst="rect">
                      <a:avLst/>
                    </a:prstGeom>
                    <a:noFill/>
                    <a:ln w="9525">
                      <a:noFill/>
                      <a:miter lim="800000"/>
                      <a:headEnd/>
                      <a:tailEnd/>
                    </a:ln>
                  </pic:spPr>
                </pic:pic>
              </a:graphicData>
            </a:graphic>
          </wp:inline>
        </w:drawing>
      </w:r>
    </w:p>
    <w:p w14:paraId="5690AAB9" w14:textId="77777777" w:rsidR="007821C8" w:rsidRDefault="007821C8" w:rsidP="00D775CF">
      <w:pPr>
        <w:pStyle w:val="NormalWeb"/>
        <w:numPr>
          <w:ilvl w:val="0"/>
          <w:numId w:val="5"/>
        </w:numPr>
        <w:spacing w:line="360" w:lineRule="auto"/>
        <w:jc w:val="both"/>
        <w:rPr>
          <w:rFonts w:ascii="Calibri" w:hAnsi="Calibri" w:cs="Calibri"/>
          <w:sz w:val="22"/>
          <w:szCs w:val="22"/>
        </w:rPr>
      </w:pPr>
      <w:r w:rsidRPr="004B5426">
        <w:rPr>
          <w:rFonts w:ascii="Calibri" w:hAnsi="Calibri" w:cs="Calibri"/>
          <w:sz w:val="22"/>
          <w:szCs w:val="22"/>
        </w:rPr>
        <w:t>Continue to plot data as they are generated. As each new data point is plotted, check for new out-of-control signals. When you start a new control chart, the process may be out of control. If so, the control limits calculated from the first 6 points are conditional limits. When you have at least 6 sequential points from a period when the process is operating in control, recalculate control limits</w:t>
      </w:r>
    </w:p>
    <w:p w14:paraId="5690AABA" w14:textId="77777777" w:rsidR="00AD5A8C" w:rsidRDefault="00AD5A8C" w:rsidP="00AD5A8C">
      <w:pPr>
        <w:pStyle w:val="Heading2"/>
        <w:spacing w:line="360" w:lineRule="auto"/>
        <w:rPr>
          <w:rFonts w:ascii="Calibri" w:hAnsi="Calibri" w:cs="Calibri"/>
          <w:sz w:val="28"/>
          <w:szCs w:val="28"/>
        </w:rPr>
      </w:pPr>
      <w:bookmarkStart w:id="34" w:name="_Toc401161049"/>
      <w:r w:rsidRPr="00AD5A8C">
        <w:rPr>
          <w:rFonts w:ascii="Calibri" w:hAnsi="Calibri" w:cs="Calibri"/>
          <w:sz w:val="28"/>
          <w:szCs w:val="28"/>
        </w:rPr>
        <w:lastRenderedPageBreak/>
        <w:t>Types of Control Chart</w:t>
      </w:r>
      <w:bookmarkEnd w:id="34"/>
    </w:p>
    <w:p w14:paraId="5690AABB" w14:textId="77777777" w:rsidR="00AD5A8C" w:rsidRDefault="00614D18" w:rsidP="00614D18">
      <w:pPr>
        <w:ind w:left="851"/>
      </w:pPr>
      <w:r>
        <w:rPr>
          <w:noProof/>
          <w:lang w:val="en-IN" w:eastAsia="en-IN" w:bidi="hi-IN"/>
        </w:rPr>
        <w:drawing>
          <wp:inline distT="0" distB="0" distL="0" distR="0" wp14:anchorId="5690AC68" wp14:editId="5690AC69">
            <wp:extent cx="6032500" cy="4524375"/>
            <wp:effectExtent l="0" t="0" r="635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decisionTree.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032500" cy="4524375"/>
                    </a:xfrm>
                    <a:prstGeom prst="rect">
                      <a:avLst/>
                    </a:prstGeom>
                  </pic:spPr>
                </pic:pic>
              </a:graphicData>
            </a:graphic>
          </wp:inline>
        </w:drawing>
      </w:r>
    </w:p>
    <w:p w14:paraId="5690AABC" w14:textId="77777777" w:rsidR="00614D18" w:rsidRDefault="00614D18" w:rsidP="00614D18">
      <w:pPr>
        <w:ind w:left="851"/>
      </w:pPr>
    </w:p>
    <w:tbl>
      <w:tblPr>
        <w:tblStyle w:val="TableGrid"/>
        <w:tblW w:w="9716" w:type="dxa"/>
        <w:tblInd w:w="748" w:type="dxa"/>
        <w:tblLook w:val="04A0" w:firstRow="1" w:lastRow="0" w:firstColumn="1" w:lastColumn="0" w:noHBand="0" w:noVBand="1"/>
      </w:tblPr>
      <w:tblGrid>
        <w:gridCol w:w="1943"/>
        <w:gridCol w:w="1943"/>
        <w:gridCol w:w="1943"/>
        <w:gridCol w:w="1943"/>
        <w:gridCol w:w="1944"/>
      </w:tblGrid>
      <w:tr w:rsidR="00614D18" w14:paraId="5690AAC2" w14:textId="77777777" w:rsidTr="00614D18">
        <w:tc>
          <w:tcPr>
            <w:tcW w:w="1943" w:type="dxa"/>
            <w:shd w:val="clear" w:color="auto" w:fill="548DD4" w:themeFill="text2" w:themeFillTint="99"/>
            <w:vAlign w:val="center"/>
          </w:tcPr>
          <w:p w14:paraId="5690AABD" w14:textId="77777777" w:rsidR="00614D18" w:rsidRPr="00614D18" w:rsidRDefault="00614D18" w:rsidP="00614D18">
            <w:pPr>
              <w:jc w:val="center"/>
              <w:rPr>
                <w:szCs w:val="20"/>
              </w:rPr>
            </w:pPr>
            <w:r w:rsidRPr="00614D18">
              <w:rPr>
                <w:rFonts w:ascii="Arial" w:hAnsi="Arial" w:cs="Arial"/>
                <w:b/>
                <w:bCs/>
                <w:color w:val="000000"/>
                <w:szCs w:val="20"/>
                <w:lang w:eastAsia="en-IN"/>
              </w:rPr>
              <w:t>Chart</w:t>
            </w:r>
          </w:p>
        </w:tc>
        <w:tc>
          <w:tcPr>
            <w:tcW w:w="1943" w:type="dxa"/>
            <w:shd w:val="clear" w:color="auto" w:fill="548DD4" w:themeFill="text2" w:themeFillTint="99"/>
            <w:vAlign w:val="center"/>
          </w:tcPr>
          <w:p w14:paraId="5690AABE" w14:textId="77777777" w:rsidR="00614D18" w:rsidRPr="00614D18" w:rsidRDefault="00614D18" w:rsidP="00614D18">
            <w:pPr>
              <w:jc w:val="center"/>
              <w:rPr>
                <w:szCs w:val="20"/>
              </w:rPr>
            </w:pPr>
            <w:r w:rsidRPr="00614D18">
              <w:rPr>
                <w:rFonts w:ascii="Arial" w:hAnsi="Arial" w:cs="Arial"/>
                <w:b/>
                <w:bCs/>
                <w:color w:val="000000"/>
                <w:szCs w:val="20"/>
                <w:lang w:eastAsia="en-IN"/>
              </w:rPr>
              <w:t>Process observation</w:t>
            </w:r>
          </w:p>
        </w:tc>
        <w:tc>
          <w:tcPr>
            <w:tcW w:w="1943" w:type="dxa"/>
            <w:shd w:val="clear" w:color="auto" w:fill="548DD4" w:themeFill="text2" w:themeFillTint="99"/>
            <w:vAlign w:val="center"/>
          </w:tcPr>
          <w:p w14:paraId="5690AABF" w14:textId="77777777" w:rsidR="00614D18" w:rsidRPr="00614D18" w:rsidRDefault="00614D18" w:rsidP="00614D18">
            <w:pPr>
              <w:jc w:val="center"/>
              <w:rPr>
                <w:szCs w:val="20"/>
              </w:rPr>
            </w:pPr>
            <w:r w:rsidRPr="00614D18">
              <w:rPr>
                <w:rFonts w:ascii="Arial" w:hAnsi="Arial" w:cs="Arial"/>
                <w:b/>
                <w:bCs/>
                <w:color w:val="000000"/>
                <w:szCs w:val="20"/>
                <w:lang w:eastAsia="en-IN"/>
              </w:rPr>
              <w:t>Process observations relationships</w:t>
            </w:r>
          </w:p>
        </w:tc>
        <w:tc>
          <w:tcPr>
            <w:tcW w:w="1943" w:type="dxa"/>
            <w:shd w:val="clear" w:color="auto" w:fill="548DD4" w:themeFill="text2" w:themeFillTint="99"/>
            <w:vAlign w:val="center"/>
          </w:tcPr>
          <w:p w14:paraId="5690AAC0" w14:textId="77777777" w:rsidR="00614D18" w:rsidRPr="00614D18" w:rsidRDefault="00614D18" w:rsidP="00614D18">
            <w:pPr>
              <w:jc w:val="center"/>
              <w:rPr>
                <w:szCs w:val="20"/>
              </w:rPr>
            </w:pPr>
            <w:r w:rsidRPr="00614D18">
              <w:rPr>
                <w:rFonts w:ascii="Arial" w:hAnsi="Arial" w:cs="Arial"/>
                <w:b/>
                <w:bCs/>
                <w:color w:val="000000"/>
                <w:szCs w:val="20"/>
                <w:lang w:eastAsia="en-IN"/>
              </w:rPr>
              <w:t>Process observations type</w:t>
            </w:r>
          </w:p>
        </w:tc>
        <w:tc>
          <w:tcPr>
            <w:tcW w:w="1944" w:type="dxa"/>
            <w:shd w:val="clear" w:color="auto" w:fill="548DD4" w:themeFill="text2" w:themeFillTint="99"/>
            <w:vAlign w:val="center"/>
          </w:tcPr>
          <w:p w14:paraId="5690AAC1" w14:textId="77777777" w:rsidR="00614D18" w:rsidRPr="00614D18" w:rsidRDefault="00614D18" w:rsidP="00614D18">
            <w:pPr>
              <w:jc w:val="center"/>
              <w:rPr>
                <w:szCs w:val="20"/>
              </w:rPr>
            </w:pPr>
            <w:r w:rsidRPr="00614D18">
              <w:rPr>
                <w:rFonts w:ascii="Arial" w:hAnsi="Arial" w:cs="Arial"/>
                <w:b/>
                <w:bCs/>
                <w:color w:val="000000"/>
                <w:szCs w:val="20"/>
                <w:lang w:eastAsia="en-IN"/>
              </w:rPr>
              <w:t>Size of shift to detect</w:t>
            </w:r>
          </w:p>
        </w:tc>
      </w:tr>
      <w:tr w:rsidR="00614D18" w14:paraId="5690AAC8" w14:textId="77777777" w:rsidTr="00614D18">
        <w:tc>
          <w:tcPr>
            <w:tcW w:w="1943" w:type="dxa"/>
            <w:vAlign w:val="center"/>
          </w:tcPr>
          <w:p w14:paraId="5690AAC3" w14:textId="77777777" w:rsidR="00614D18" w:rsidRPr="00614D18" w:rsidRDefault="00614D18" w:rsidP="00614D18">
            <w:pPr>
              <w:rPr>
                <w:color w:val="000000" w:themeColor="text1"/>
                <w:sz w:val="18"/>
                <w:szCs w:val="18"/>
              </w:rPr>
            </w:pPr>
            <w:hyperlink r:id="rId30" w:tooltip="Xbar and R chart" w:history="1">
              <w:r w:rsidRPr="00614D18">
                <w:rPr>
                  <w:rFonts w:ascii="Arial" w:hAnsi="Arial" w:cs="Arial"/>
                  <w:noProof/>
                  <w:color w:val="000000" w:themeColor="text1"/>
                  <w:sz w:val="18"/>
                  <w:szCs w:val="18"/>
                  <w:lang w:val="en-IN" w:eastAsia="en-IN" w:bidi="hi-IN"/>
                </w:rPr>
                <w:drawing>
                  <wp:inline distT="0" distB="0" distL="0" distR="0" wp14:anchorId="5690AC6A" wp14:editId="5690AC6B">
                    <wp:extent cx="104775" cy="114300"/>
                    <wp:effectExtent l="0" t="0" r="9525" b="0"/>
                    <wp:docPr id="29" name="Picture 29" descr="\bar x">
                      <a:hlinkClick xmlns:a="http://schemas.openxmlformats.org/drawingml/2006/main" r:id="rId30" tooltip="&quot;Xbar and R char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r x">
                              <a:hlinkClick r:id="rId30" tooltip="&quot;Xbar and R chart&quot;"/>
                            </pic:cNvP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4775" cy="114300"/>
                            </a:xfrm>
                            <a:prstGeom prst="rect">
                              <a:avLst/>
                            </a:prstGeom>
                            <a:noFill/>
                            <a:ln>
                              <a:noFill/>
                            </a:ln>
                          </pic:spPr>
                        </pic:pic>
                      </a:graphicData>
                    </a:graphic>
                  </wp:inline>
                </w:drawing>
              </w:r>
              <w:r w:rsidRPr="00614D18">
                <w:rPr>
                  <w:rFonts w:ascii="Arial" w:hAnsi="Arial" w:cs="Arial"/>
                  <w:color w:val="000000" w:themeColor="text1"/>
                  <w:sz w:val="18"/>
                  <w:szCs w:val="18"/>
                  <w:lang w:eastAsia="en-IN"/>
                </w:rPr>
                <w:t> and R chart</w:t>
              </w:r>
            </w:hyperlink>
          </w:p>
        </w:tc>
        <w:tc>
          <w:tcPr>
            <w:tcW w:w="1943" w:type="dxa"/>
            <w:vAlign w:val="center"/>
          </w:tcPr>
          <w:p w14:paraId="5690AAC4" w14:textId="77777777" w:rsidR="00614D18" w:rsidRPr="00614D18" w:rsidRDefault="00614D18" w:rsidP="00614D18">
            <w:pPr>
              <w:jc w:val="left"/>
              <w:rPr>
                <w:color w:val="000000" w:themeColor="text1"/>
                <w:sz w:val="18"/>
                <w:szCs w:val="18"/>
              </w:rPr>
            </w:pPr>
            <w:r w:rsidRPr="00614D18">
              <w:rPr>
                <w:rFonts w:ascii="Arial" w:hAnsi="Arial" w:cs="Arial"/>
                <w:color w:val="000000" w:themeColor="text1"/>
                <w:sz w:val="18"/>
                <w:szCs w:val="18"/>
                <w:lang w:eastAsia="en-IN"/>
              </w:rPr>
              <w:t>Quality characteristic measurement within one subgroup</w:t>
            </w:r>
          </w:p>
        </w:tc>
        <w:tc>
          <w:tcPr>
            <w:tcW w:w="1943" w:type="dxa"/>
            <w:vAlign w:val="center"/>
          </w:tcPr>
          <w:p w14:paraId="5690AAC5" w14:textId="77777777" w:rsidR="00614D18" w:rsidRPr="00614D18" w:rsidRDefault="00614D18" w:rsidP="00614D18">
            <w:pPr>
              <w:rPr>
                <w:color w:val="000000" w:themeColor="text1"/>
                <w:sz w:val="18"/>
                <w:szCs w:val="18"/>
              </w:rPr>
            </w:pPr>
            <w:r w:rsidRPr="00614D18">
              <w:rPr>
                <w:rFonts w:ascii="Arial" w:hAnsi="Arial" w:cs="Arial"/>
                <w:color w:val="000000" w:themeColor="text1"/>
                <w:sz w:val="18"/>
                <w:szCs w:val="18"/>
                <w:lang w:eastAsia="en-IN"/>
              </w:rPr>
              <w:t>Independent</w:t>
            </w:r>
          </w:p>
        </w:tc>
        <w:tc>
          <w:tcPr>
            <w:tcW w:w="1943" w:type="dxa"/>
            <w:vAlign w:val="center"/>
          </w:tcPr>
          <w:p w14:paraId="5690AAC6" w14:textId="77777777" w:rsidR="00614D18" w:rsidRPr="00614D18" w:rsidRDefault="00614D18" w:rsidP="00614D18">
            <w:pPr>
              <w:rPr>
                <w:color w:val="000000" w:themeColor="text1"/>
                <w:sz w:val="18"/>
                <w:szCs w:val="18"/>
              </w:rPr>
            </w:pPr>
            <w:r w:rsidRPr="00614D18">
              <w:rPr>
                <w:rFonts w:ascii="Arial" w:hAnsi="Arial" w:cs="Arial"/>
                <w:color w:val="000000" w:themeColor="text1"/>
                <w:sz w:val="18"/>
                <w:szCs w:val="18"/>
                <w:lang w:eastAsia="en-IN"/>
              </w:rPr>
              <w:t>Variables</w:t>
            </w:r>
          </w:p>
        </w:tc>
        <w:tc>
          <w:tcPr>
            <w:tcW w:w="1944" w:type="dxa"/>
            <w:vAlign w:val="center"/>
          </w:tcPr>
          <w:p w14:paraId="5690AAC7" w14:textId="77777777" w:rsidR="00614D18" w:rsidRPr="00614D18" w:rsidRDefault="00614D18" w:rsidP="00614D18">
            <w:pPr>
              <w:rPr>
                <w:color w:val="000000" w:themeColor="text1"/>
                <w:sz w:val="18"/>
                <w:szCs w:val="18"/>
              </w:rPr>
            </w:pPr>
            <w:r w:rsidRPr="00614D18">
              <w:rPr>
                <w:rFonts w:ascii="Arial" w:hAnsi="Arial" w:cs="Arial"/>
                <w:color w:val="000000" w:themeColor="text1"/>
                <w:sz w:val="18"/>
                <w:szCs w:val="18"/>
                <w:lang w:eastAsia="en-IN"/>
              </w:rPr>
              <w:t>Large (≥ 1.5σ)</w:t>
            </w:r>
          </w:p>
        </w:tc>
      </w:tr>
      <w:tr w:rsidR="00614D18" w14:paraId="5690AACE" w14:textId="77777777" w:rsidTr="00614D18">
        <w:tc>
          <w:tcPr>
            <w:tcW w:w="1943" w:type="dxa"/>
            <w:vAlign w:val="center"/>
          </w:tcPr>
          <w:p w14:paraId="5690AAC9" w14:textId="77777777" w:rsidR="00614D18" w:rsidRPr="00614D18" w:rsidRDefault="00614D18" w:rsidP="00614D18">
            <w:pPr>
              <w:rPr>
                <w:color w:val="000000" w:themeColor="text1"/>
                <w:sz w:val="18"/>
                <w:szCs w:val="18"/>
              </w:rPr>
            </w:pPr>
            <w:hyperlink r:id="rId32" w:tooltip="Xbar and s chart" w:history="1">
              <w:r w:rsidRPr="00614D18">
                <w:rPr>
                  <w:rFonts w:ascii="Arial" w:hAnsi="Arial" w:cs="Arial"/>
                  <w:noProof/>
                  <w:color w:val="000000" w:themeColor="text1"/>
                  <w:sz w:val="18"/>
                  <w:szCs w:val="18"/>
                  <w:lang w:val="en-IN" w:eastAsia="en-IN" w:bidi="hi-IN"/>
                </w:rPr>
                <w:drawing>
                  <wp:inline distT="0" distB="0" distL="0" distR="0" wp14:anchorId="5690AC6C" wp14:editId="5690AC6D">
                    <wp:extent cx="104775" cy="114300"/>
                    <wp:effectExtent l="0" t="0" r="9525" b="0"/>
                    <wp:docPr id="30" name="Picture 30" descr="\bar x">
                      <a:hlinkClick xmlns:a="http://schemas.openxmlformats.org/drawingml/2006/main" r:id="rId32" tooltip="&quot;Xbar and s char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ar x">
                              <a:hlinkClick r:id="rId32" tooltip="&quot;Xbar and s chart&quot;"/>
                            </pic:cNvP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4775" cy="114300"/>
                            </a:xfrm>
                            <a:prstGeom prst="rect">
                              <a:avLst/>
                            </a:prstGeom>
                            <a:noFill/>
                            <a:ln>
                              <a:noFill/>
                            </a:ln>
                          </pic:spPr>
                        </pic:pic>
                      </a:graphicData>
                    </a:graphic>
                  </wp:inline>
                </w:drawing>
              </w:r>
              <w:r w:rsidRPr="00614D18">
                <w:rPr>
                  <w:rFonts w:ascii="Arial" w:hAnsi="Arial" w:cs="Arial"/>
                  <w:color w:val="000000" w:themeColor="text1"/>
                  <w:sz w:val="18"/>
                  <w:szCs w:val="18"/>
                  <w:lang w:eastAsia="en-IN"/>
                </w:rPr>
                <w:t> and s chart</w:t>
              </w:r>
            </w:hyperlink>
          </w:p>
        </w:tc>
        <w:tc>
          <w:tcPr>
            <w:tcW w:w="1943" w:type="dxa"/>
            <w:vAlign w:val="center"/>
          </w:tcPr>
          <w:p w14:paraId="5690AACA" w14:textId="77777777" w:rsidR="00614D18" w:rsidRPr="00885B82" w:rsidRDefault="00614D18" w:rsidP="00614D18">
            <w:pPr>
              <w:jc w:val="left"/>
              <w:rPr>
                <w:rFonts w:ascii="Arial" w:hAnsi="Arial" w:cs="Arial"/>
                <w:color w:val="000000" w:themeColor="text1"/>
                <w:sz w:val="18"/>
                <w:szCs w:val="18"/>
                <w:lang w:eastAsia="en-IN"/>
              </w:rPr>
            </w:pPr>
            <w:r w:rsidRPr="00614D18">
              <w:rPr>
                <w:rFonts w:ascii="Arial" w:hAnsi="Arial" w:cs="Arial"/>
                <w:color w:val="000000" w:themeColor="text1"/>
                <w:sz w:val="18"/>
                <w:szCs w:val="18"/>
                <w:lang w:eastAsia="en-IN"/>
              </w:rPr>
              <w:t>Quality characteristic measurement within one subgroup</w:t>
            </w:r>
          </w:p>
        </w:tc>
        <w:tc>
          <w:tcPr>
            <w:tcW w:w="1943" w:type="dxa"/>
            <w:vAlign w:val="center"/>
          </w:tcPr>
          <w:p w14:paraId="5690AACB" w14:textId="77777777" w:rsidR="00614D18" w:rsidRPr="00614D18" w:rsidRDefault="00614D18" w:rsidP="00614D18">
            <w:pPr>
              <w:rPr>
                <w:color w:val="000000" w:themeColor="text1"/>
                <w:sz w:val="18"/>
                <w:szCs w:val="18"/>
              </w:rPr>
            </w:pPr>
            <w:r w:rsidRPr="00614D18">
              <w:rPr>
                <w:rFonts w:ascii="Arial" w:hAnsi="Arial" w:cs="Arial"/>
                <w:color w:val="000000" w:themeColor="text1"/>
                <w:sz w:val="18"/>
                <w:szCs w:val="18"/>
                <w:lang w:eastAsia="en-IN"/>
              </w:rPr>
              <w:t>Independent</w:t>
            </w:r>
          </w:p>
        </w:tc>
        <w:tc>
          <w:tcPr>
            <w:tcW w:w="1943" w:type="dxa"/>
            <w:vAlign w:val="center"/>
          </w:tcPr>
          <w:p w14:paraId="5690AACC" w14:textId="77777777" w:rsidR="00614D18" w:rsidRPr="00614D18" w:rsidRDefault="00614D18" w:rsidP="00614D18">
            <w:pPr>
              <w:rPr>
                <w:color w:val="000000" w:themeColor="text1"/>
                <w:sz w:val="18"/>
                <w:szCs w:val="18"/>
              </w:rPr>
            </w:pPr>
            <w:r w:rsidRPr="00614D18">
              <w:rPr>
                <w:rFonts w:ascii="Arial" w:hAnsi="Arial" w:cs="Arial"/>
                <w:color w:val="000000" w:themeColor="text1"/>
                <w:sz w:val="18"/>
                <w:szCs w:val="18"/>
                <w:lang w:eastAsia="en-IN"/>
              </w:rPr>
              <w:t>Variables</w:t>
            </w:r>
          </w:p>
        </w:tc>
        <w:tc>
          <w:tcPr>
            <w:tcW w:w="1944" w:type="dxa"/>
            <w:vAlign w:val="center"/>
          </w:tcPr>
          <w:p w14:paraId="5690AACD" w14:textId="77777777" w:rsidR="00614D18" w:rsidRPr="00614D18" w:rsidRDefault="00614D18" w:rsidP="00614D18">
            <w:pPr>
              <w:rPr>
                <w:color w:val="000000" w:themeColor="text1"/>
                <w:sz w:val="18"/>
                <w:szCs w:val="18"/>
              </w:rPr>
            </w:pPr>
            <w:r w:rsidRPr="00614D18">
              <w:rPr>
                <w:rFonts w:ascii="Arial" w:hAnsi="Arial" w:cs="Arial"/>
                <w:color w:val="000000" w:themeColor="text1"/>
                <w:sz w:val="18"/>
                <w:szCs w:val="18"/>
                <w:lang w:eastAsia="en-IN"/>
              </w:rPr>
              <w:t>Large (≥ 1.5σ)</w:t>
            </w:r>
          </w:p>
        </w:tc>
      </w:tr>
      <w:tr w:rsidR="00614D18" w14:paraId="5690AAD4" w14:textId="77777777" w:rsidTr="00614D18">
        <w:tc>
          <w:tcPr>
            <w:tcW w:w="1943" w:type="dxa"/>
            <w:vAlign w:val="center"/>
          </w:tcPr>
          <w:p w14:paraId="5690AACF" w14:textId="77777777" w:rsidR="00614D18" w:rsidRPr="00614D18" w:rsidRDefault="00614D18" w:rsidP="00614D18">
            <w:pPr>
              <w:rPr>
                <w:rFonts w:ascii="Arial" w:hAnsi="Arial" w:cs="Arial"/>
                <w:noProof/>
                <w:color w:val="000000" w:themeColor="text1"/>
                <w:sz w:val="18"/>
                <w:szCs w:val="18"/>
                <w:lang w:eastAsia="en-IN"/>
              </w:rPr>
            </w:pPr>
            <w:hyperlink r:id="rId33" w:tooltip="P-chart" w:history="1">
              <w:r w:rsidRPr="00614D18">
                <w:rPr>
                  <w:rFonts w:ascii="Arial" w:hAnsi="Arial" w:cs="Arial"/>
                  <w:noProof/>
                  <w:color w:val="000000" w:themeColor="text1"/>
                  <w:sz w:val="18"/>
                  <w:szCs w:val="18"/>
                  <w:lang w:eastAsia="en-IN"/>
                </w:rPr>
                <w:t>p-chart</w:t>
              </w:r>
            </w:hyperlink>
          </w:p>
        </w:tc>
        <w:tc>
          <w:tcPr>
            <w:tcW w:w="1943" w:type="dxa"/>
            <w:vAlign w:val="center"/>
          </w:tcPr>
          <w:p w14:paraId="5690AAD0" w14:textId="77777777" w:rsidR="00614D18" w:rsidRPr="00614D18" w:rsidRDefault="00614D18" w:rsidP="00885B82">
            <w:pPr>
              <w:jc w:val="left"/>
              <w:rPr>
                <w:rFonts w:ascii="Arial" w:hAnsi="Arial" w:cs="Arial"/>
                <w:color w:val="000000" w:themeColor="text1"/>
                <w:sz w:val="18"/>
                <w:szCs w:val="18"/>
                <w:lang w:eastAsia="en-IN"/>
              </w:rPr>
            </w:pPr>
            <w:r w:rsidRPr="00614D18">
              <w:rPr>
                <w:rFonts w:ascii="Arial" w:hAnsi="Arial" w:cs="Arial"/>
                <w:color w:val="000000" w:themeColor="text1"/>
                <w:sz w:val="18"/>
                <w:szCs w:val="18"/>
                <w:lang w:eastAsia="en-IN"/>
              </w:rPr>
              <w:t>Fraction nonconforming within one subgroup</w:t>
            </w:r>
          </w:p>
        </w:tc>
        <w:tc>
          <w:tcPr>
            <w:tcW w:w="1943" w:type="dxa"/>
            <w:vAlign w:val="center"/>
          </w:tcPr>
          <w:p w14:paraId="5690AAD1" w14:textId="77777777" w:rsidR="00614D18" w:rsidRPr="00614D18" w:rsidRDefault="00614D18" w:rsidP="00614D18">
            <w:pPr>
              <w:rPr>
                <w:rFonts w:ascii="Arial" w:hAnsi="Arial" w:cs="Arial"/>
                <w:noProof/>
                <w:color w:val="000000" w:themeColor="text1"/>
                <w:sz w:val="18"/>
                <w:szCs w:val="18"/>
                <w:lang w:eastAsia="en-IN"/>
              </w:rPr>
            </w:pPr>
            <w:r w:rsidRPr="00614D18">
              <w:rPr>
                <w:rFonts w:ascii="Arial" w:hAnsi="Arial" w:cs="Arial"/>
                <w:noProof/>
                <w:color w:val="000000" w:themeColor="text1"/>
                <w:sz w:val="18"/>
                <w:szCs w:val="18"/>
                <w:lang w:eastAsia="en-IN"/>
              </w:rPr>
              <w:t>Independent</w:t>
            </w:r>
          </w:p>
        </w:tc>
        <w:tc>
          <w:tcPr>
            <w:tcW w:w="1943" w:type="dxa"/>
            <w:vAlign w:val="center"/>
          </w:tcPr>
          <w:p w14:paraId="5690AAD2" w14:textId="77777777" w:rsidR="00614D18" w:rsidRPr="00614D18" w:rsidRDefault="00614D18" w:rsidP="00614D18">
            <w:pPr>
              <w:rPr>
                <w:rFonts w:ascii="Arial" w:hAnsi="Arial" w:cs="Arial"/>
                <w:noProof/>
                <w:color w:val="000000" w:themeColor="text1"/>
                <w:sz w:val="18"/>
                <w:szCs w:val="18"/>
                <w:lang w:eastAsia="en-IN"/>
              </w:rPr>
            </w:pPr>
            <w:r w:rsidRPr="00614D18">
              <w:rPr>
                <w:rFonts w:ascii="Arial" w:hAnsi="Arial" w:cs="Arial"/>
                <w:noProof/>
                <w:color w:val="000000" w:themeColor="text1"/>
                <w:sz w:val="18"/>
                <w:szCs w:val="18"/>
                <w:lang w:eastAsia="en-IN"/>
              </w:rPr>
              <w:t>Attributes</w:t>
            </w:r>
          </w:p>
        </w:tc>
        <w:tc>
          <w:tcPr>
            <w:tcW w:w="1944" w:type="dxa"/>
            <w:vAlign w:val="center"/>
          </w:tcPr>
          <w:p w14:paraId="5690AAD3" w14:textId="77777777" w:rsidR="00614D18" w:rsidRPr="00614D18" w:rsidRDefault="00614D18" w:rsidP="00614D18">
            <w:pPr>
              <w:rPr>
                <w:rFonts w:ascii="Arial" w:hAnsi="Arial" w:cs="Arial"/>
                <w:noProof/>
                <w:color w:val="000000" w:themeColor="text1"/>
                <w:sz w:val="18"/>
                <w:szCs w:val="18"/>
                <w:lang w:eastAsia="en-IN"/>
              </w:rPr>
            </w:pPr>
            <w:r w:rsidRPr="00614D18">
              <w:rPr>
                <w:rFonts w:ascii="Arial" w:hAnsi="Arial" w:cs="Arial"/>
                <w:noProof/>
                <w:color w:val="000000" w:themeColor="text1"/>
                <w:sz w:val="18"/>
                <w:szCs w:val="18"/>
                <w:lang w:eastAsia="en-IN"/>
              </w:rPr>
              <w:t>Large (≥ 1.5σ)</w:t>
            </w:r>
          </w:p>
        </w:tc>
      </w:tr>
      <w:tr w:rsidR="00614D18" w14:paraId="5690AADA" w14:textId="77777777" w:rsidTr="00614D18">
        <w:tc>
          <w:tcPr>
            <w:tcW w:w="1943" w:type="dxa"/>
            <w:vAlign w:val="center"/>
          </w:tcPr>
          <w:p w14:paraId="5690AAD5" w14:textId="77777777" w:rsidR="00614D18" w:rsidRPr="00614D18" w:rsidRDefault="00614D18" w:rsidP="00614D18">
            <w:pPr>
              <w:rPr>
                <w:rFonts w:ascii="Arial" w:hAnsi="Arial" w:cs="Arial"/>
                <w:noProof/>
                <w:color w:val="000000" w:themeColor="text1"/>
                <w:sz w:val="18"/>
                <w:szCs w:val="18"/>
                <w:lang w:eastAsia="en-IN"/>
              </w:rPr>
            </w:pPr>
            <w:hyperlink r:id="rId34" w:tooltip="Np-chart" w:history="1">
              <w:r w:rsidRPr="00614D18">
                <w:rPr>
                  <w:rFonts w:ascii="Arial" w:hAnsi="Arial" w:cs="Arial"/>
                  <w:noProof/>
                  <w:color w:val="000000" w:themeColor="text1"/>
                  <w:sz w:val="18"/>
                  <w:szCs w:val="18"/>
                  <w:lang w:eastAsia="en-IN"/>
                </w:rPr>
                <w:t>np-chart</w:t>
              </w:r>
            </w:hyperlink>
          </w:p>
        </w:tc>
        <w:tc>
          <w:tcPr>
            <w:tcW w:w="1943" w:type="dxa"/>
            <w:vAlign w:val="center"/>
          </w:tcPr>
          <w:p w14:paraId="5690AAD6" w14:textId="77777777" w:rsidR="00614D18" w:rsidRPr="00614D18" w:rsidRDefault="00614D18" w:rsidP="00885B82">
            <w:pPr>
              <w:jc w:val="left"/>
              <w:rPr>
                <w:rFonts w:ascii="Arial" w:hAnsi="Arial" w:cs="Arial"/>
                <w:color w:val="000000" w:themeColor="text1"/>
                <w:sz w:val="18"/>
                <w:szCs w:val="18"/>
                <w:lang w:eastAsia="en-IN"/>
              </w:rPr>
            </w:pPr>
            <w:r w:rsidRPr="00614D18">
              <w:rPr>
                <w:rFonts w:ascii="Arial" w:hAnsi="Arial" w:cs="Arial"/>
                <w:color w:val="000000" w:themeColor="text1"/>
                <w:sz w:val="18"/>
                <w:szCs w:val="18"/>
                <w:lang w:eastAsia="en-IN"/>
              </w:rPr>
              <w:t>Number nonconforming within one subgroup</w:t>
            </w:r>
          </w:p>
        </w:tc>
        <w:tc>
          <w:tcPr>
            <w:tcW w:w="1943" w:type="dxa"/>
            <w:vAlign w:val="center"/>
          </w:tcPr>
          <w:p w14:paraId="5690AAD7" w14:textId="77777777" w:rsidR="00614D18" w:rsidRPr="00614D18" w:rsidRDefault="00614D18" w:rsidP="00614D18">
            <w:pPr>
              <w:rPr>
                <w:rFonts w:ascii="Arial" w:hAnsi="Arial" w:cs="Arial"/>
                <w:noProof/>
                <w:color w:val="000000" w:themeColor="text1"/>
                <w:sz w:val="18"/>
                <w:szCs w:val="18"/>
                <w:lang w:eastAsia="en-IN"/>
              </w:rPr>
            </w:pPr>
            <w:r w:rsidRPr="00614D18">
              <w:rPr>
                <w:rFonts w:ascii="Arial" w:hAnsi="Arial" w:cs="Arial"/>
                <w:noProof/>
                <w:color w:val="000000" w:themeColor="text1"/>
                <w:sz w:val="18"/>
                <w:szCs w:val="18"/>
                <w:lang w:eastAsia="en-IN"/>
              </w:rPr>
              <w:t>Independent</w:t>
            </w:r>
          </w:p>
        </w:tc>
        <w:tc>
          <w:tcPr>
            <w:tcW w:w="1943" w:type="dxa"/>
            <w:vAlign w:val="center"/>
          </w:tcPr>
          <w:p w14:paraId="5690AAD8" w14:textId="77777777" w:rsidR="00614D18" w:rsidRPr="00614D18" w:rsidRDefault="00614D18" w:rsidP="00614D18">
            <w:pPr>
              <w:rPr>
                <w:rFonts w:ascii="Arial" w:hAnsi="Arial" w:cs="Arial"/>
                <w:noProof/>
                <w:color w:val="000000" w:themeColor="text1"/>
                <w:sz w:val="18"/>
                <w:szCs w:val="18"/>
                <w:lang w:eastAsia="en-IN"/>
              </w:rPr>
            </w:pPr>
            <w:r w:rsidRPr="00614D18">
              <w:rPr>
                <w:rFonts w:ascii="Arial" w:hAnsi="Arial" w:cs="Arial"/>
                <w:noProof/>
                <w:color w:val="000000" w:themeColor="text1"/>
                <w:sz w:val="18"/>
                <w:szCs w:val="18"/>
                <w:lang w:eastAsia="en-IN"/>
              </w:rPr>
              <w:t>Attributes</w:t>
            </w:r>
          </w:p>
        </w:tc>
        <w:tc>
          <w:tcPr>
            <w:tcW w:w="1944" w:type="dxa"/>
            <w:vAlign w:val="center"/>
          </w:tcPr>
          <w:p w14:paraId="5690AAD9" w14:textId="77777777" w:rsidR="00614D18" w:rsidRPr="00614D18" w:rsidRDefault="00614D18" w:rsidP="00614D18">
            <w:pPr>
              <w:rPr>
                <w:rFonts w:ascii="Arial" w:hAnsi="Arial" w:cs="Arial"/>
                <w:noProof/>
                <w:color w:val="000000" w:themeColor="text1"/>
                <w:sz w:val="18"/>
                <w:szCs w:val="18"/>
                <w:lang w:eastAsia="en-IN"/>
              </w:rPr>
            </w:pPr>
            <w:r w:rsidRPr="00614D18">
              <w:rPr>
                <w:rFonts w:ascii="Arial" w:hAnsi="Arial" w:cs="Arial"/>
                <w:noProof/>
                <w:color w:val="000000" w:themeColor="text1"/>
                <w:sz w:val="18"/>
                <w:szCs w:val="18"/>
                <w:lang w:eastAsia="en-IN"/>
              </w:rPr>
              <w:t>Large (≥ 1.5σ)</w:t>
            </w:r>
          </w:p>
        </w:tc>
      </w:tr>
      <w:tr w:rsidR="00614D18" w14:paraId="5690AAE0" w14:textId="77777777" w:rsidTr="00614D18">
        <w:tc>
          <w:tcPr>
            <w:tcW w:w="1943" w:type="dxa"/>
            <w:vAlign w:val="center"/>
          </w:tcPr>
          <w:p w14:paraId="5690AADB" w14:textId="77777777" w:rsidR="00614D18" w:rsidRPr="00614D18" w:rsidRDefault="00614D18" w:rsidP="00614D18">
            <w:pPr>
              <w:rPr>
                <w:rFonts w:ascii="Arial" w:hAnsi="Arial" w:cs="Arial"/>
                <w:noProof/>
                <w:color w:val="000000" w:themeColor="text1"/>
                <w:sz w:val="18"/>
                <w:szCs w:val="18"/>
                <w:lang w:eastAsia="en-IN"/>
              </w:rPr>
            </w:pPr>
            <w:hyperlink r:id="rId35" w:tooltip="C-chart" w:history="1">
              <w:r w:rsidRPr="00614D18">
                <w:rPr>
                  <w:rFonts w:ascii="Arial" w:hAnsi="Arial" w:cs="Arial"/>
                  <w:noProof/>
                  <w:color w:val="000000" w:themeColor="text1"/>
                  <w:sz w:val="18"/>
                  <w:szCs w:val="18"/>
                  <w:lang w:eastAsia="en-IN"/>
                </w:rPr>
                <w:t>c-chart</w:t>
              </w:r>
            </w:hyperlink>
          </w:p>
        </w:tc>
        <w:tc>
          <w:tcPr>
            <w:tcW w:w="1943" w:type="dxa"/>
            <w:vAlign w:val="center"/>
          </w:tcPr>
          <w:p w14:paraId="5690AADC" w14:textId="77777777" w:rsidR="00614D18" w:rsidRPr="00614D18" w:rsidRDefault="00614D18" w:rsidP="00885B82">
            <w:pPr>
              <w:jc w:val="left"/>
              <w:rPr>
                <w:rFonts w:ascii="Arial" w:hAnsi="Arial" w:cs="Arial"/>
                <w:color w:val="000000" w:themeColor="text1"/>
                <w:sz w:val="18"/>
                <w:szCs w:val="18"/>
                <w:lang w:eastAsia="en-IN"/>
              </w:rPr>
            </w:pPr>
            <w:r w:rsidRPr="00614D18">
              <w:rPr>
                <w:rFonts w:ascii="Arial" w:hAnsi="Arial" w:cs="Arial"/>
                <w:color w:val="000000" w:themeColor="text1"/>
                <w:sz w:val="18"/>
                <w:szCs w:val="18"/>
                <w:lang w:eastAsia="en-IN"/>
              </w:rPr>
              <w:t>Number of nonconformances within one subgroup</w:t>
            </w:r>
          </w:p>
        </w:tc>
        <w:tc>
          <w:tcPr>
            <w:tcW w:w="1943" w:type="dxa"/>
            <w:vAlign w:val="center"/>
          </w:tcPr>
          <w:p w14:paraId="5690AADD" w14:textId="77777777" w:rsidR="00614D18" w:rsidRPr="00614D18" w:rsidRDefault="00614D18" w:rsidP="00614D18">
            <w:pPr>
              <w:rPr>
                <w:rFonts w:ascii="Arial" w:hAnsi="Arial" w:cs="Arial"/>
                <w:noProof/>
                <w:color w:val="000000" w:themeColor="text1"/>
                <w:sz w:val="18"/>
                <w:szCs w:val="18"/>
                <w:lang w:eastAsia="en-IN"/>
              </w:rPr>
            </w:pPr>
            <w:r w:rsidRPr="00614D18">
              <w:rPr>
                <w:rFonts w:ascii="Arial" w:hAnsi="Arial" w:cs="Arial"/>
                <w:noProof/>
                <w:color w:val="000000" w:themeColor="text1"/>
                <w:sz w:val="18"/>
                <w:szCs w:val="18"/>
                <w:lang w:eastAsia="en-IN"/>
              </w:rPr>
              <w:t>Independent</w:t>
            </w:r>
          </w:p>
        </w:tc>
        <w:tc>
          <w:tcPr>
            <w:tcW w:w="1943" w:type="dxa"/>
            <w:vAlign w:val="center"/>
          </w:tcPr>
          <w:p w14:paraId="5690AADE" w14:textId="77777777" w:rsidR="00614D18" w:rsidRPr="00614D18" w:rsidRDefault="00614D18" w:rsidP="00614D18">
            <w:pPr>
              <w:rPr>
                <w:rFonts w:ascii="Arial" w:hAnsi="Arial" w:cs="Arial"/>
                <w:noProof/>
                <w:color w:val="000000" w:themeColor="text1"/>
                <w:sz w:val="18"/>
                <w:szCs w:val="18"/>
                <w:lang w:eastAsia="en-IN"/>
              </w:rPr>
            </w:pPr>
            <w:r w:rsidRPr="00614D18">
              <w:rPr>
                <w:rFonts w:ascii="Arial" w:hAnsi="Arial" w:cs="Arial"/>
                <w:noProof/>
                <w:color w:val="000000" w:themeColor="text1"/>
                <w:sz w:val="18"/>
                <w:szCs w:val="18"/>
                <w:lang w:eastAsia="en-IN"/>
              </w:rPr>
              <w:t>Attributes</w:t>
            </w:r>
          </w:p>
        </w:tc>
        <w:tc>
          <w:tcPr>
            <w:tcW w:w="1944" w:type="dxa"/>
            <w:vAlign w:val="center"/>
          </w:tcPr>
          <w:p w14:paraId="5690AADF" w14:textId="77777777" w:rsidR="00614D18" w:rsidRPr="00614D18" w:rsidRDefault="00614D18" w:rsidP="00614D18">
            <w:pPr>
              <w:rPr>
                <w:rFonts w:ascii="Arial" w:hAnsi="Arial" w:cs="Arial"/>
                <w:noProof/>
                <w:color w:val="000000" w:themeColor="text1"/>
                <w:sz w:val="18"/>
                <w:szCs w:val="18"/>
                <w:lang w:eastAsia="en-IN"/>
              </w:rPr>
            </w:pPr>
            <w:r w:rsidRPr="00614D18">
              <w:rPr>
                <w:rFonts w:ascii="Arial" w:hAnsi="Arial" w:cs="Arial"/>
                <w:noProof/>
                <w:color w:val="000000" w:themeColor="text1"/>
                <w:sz w:val="18"/>
                <w:szCs w:val="18"/>
                <w:lang w:eastAsia="en-IN"/>
              </w:rPr>
              <w:t>Large (≥ 1.5σ)</w:t>
            </w:r>
          </w:p>
        </w:tc>
      </w:tr>
      <w:tr w:rsidR="00614D18" w14:paraId="5690AAE6" w14:textId="77777777" w:rsidTr="00614D18">
        <w:tc>
          <w:tcPr>
            <w:tcW w:w="1943" w:type="dxa"/>
            <w:vAlign w:val="center"/>
          </w:tcPr>
          <w:p w14:paraId="5690AAE1" w14:textId="77777777" w:rsidR="00614D18" w:rsidRPr="00614D18" w:rsidRDefault="00614D18" w:rsidP="00614D18">
            <w:pPr>
              <w:rPr>
                <w:rFonts w:ascii="Arial" w:hAnsi="Arial" w:cs="Arial"/>
                <w:noProof/>
                <w:color w:val="000000" w:themeColor="text1"/>
                <w:sz w:val="18"/>
                <w:szCs w:val="18"/>
                <w:lang w:eastAsia="en-IN"/>
              </w:rPr>
            </w:pPr>
            <w:hyperlink r:id="rId36" w:tooltip="U-chart" w:history="1">
              <w:r w:rsidRPr="00614D18">
                <w:rPr>
                  <w:rFonts w:ascii="Arial" w:hAnsi="Arial" w:cs="Arial"/>
                  <w:noProof/>
                  <w:color w:val="000000" w:themeColor="text1"/>
                  <w:sz w:val="18"/>
                  <w:szCs w:val="18"/>
                  <w:lang w:eastAsia="en-IN"/>
                </w:rPr>
                <w:t>u-chart</w:t>
              </w:r>
            </w:hyperlink>
          </w:p>
        </w:tc>
        <w:tc>
          <w:tcPr>
            <w:tcW w:w="1943" w:type="dxa"/>
            <w:vAlign w:val="center"/>
          </w:tcPr>
          <w:p w14:paraId="5690AAE2" w14:textId="77777777" w:rsidR="00614D18" w:rsidRPr="00614D18" w:rsidRDefault="00614D18" w:rsidP="00885B82">
            <w:pPr>
              <w:jc w:val="left"/>
              <w:rPr>
                <w:rFonts w:ascii="Arial" w:hAnsi="Arial" w:cs="Arial"/>
                <w:color w:val="000000" w:themeColor="text1"/>
                <w:sz w:val="18"/>
                <w:szCs w:val="18"/>
                <w:lang w:eastAsia="en-IN"/>
              </w:rPr>
            </w:pPr>
            <w:r w:rsidRPr="00614D18">
              <w:rPr>
                <w:rFonts w:ascii="Arial" w:hAnsi="Arial" w:cs="Arial"/>
                <w:color w:val="000000" w:themeColor="text1"/>
                <w:sz w:val="18"/>
                <w:szCs w:val="18"/>
                <w:lang w:eastAsia="en-IN"/>
              </w:rPr>
              <w:t>Nonconformances per unit within one subgroup</w:t>
            </w:r>
          </w:p>
        </w:tc>
        <w:tc>
          <w:tcPr>
            <w:tcW w:w="1943" w:type="dxa"/>
            <w:vAlign w:val="center"/>
          </w:tcPr>
          <w:p w14:paraId="5690AAE3" w14:textId="77777777" w:rsidR="00614D18" w:rsidRPr="00614D18" w:rsidRDefault="00614D18" w:rsidP="00614D18">
            <w:pPr>
              <w:rPr>
                <w:rFonts w:ascii="Arial" w:hAnsi="Arial" w:cs="Arial"/>
                <w:noProof/>
                <w:color w:val="000000" w:themeColor="text1"/>
                <w:sz w:val="18"/>
                <w:szCs w:val="18"/>
                <w:lang w:eastAsia="en-IN"/>
              </w:rPr>
            </w:pPr>
            <w:r w:rsidRPr="00614D18">
              <w:rPr>
                <w:rFonts w:ascii="Arial" w:hAnsi="Arial" w:cs="Arial"/>
                <w:noProof/>
                <w:color w:val="000000" w:themeColor="text1"/>
                <w:sz w:val="18"/>
                <w:szCs w:val="18"/>
                <w:lang w:eastAsia="en-IN"/>
              </w:rPr>
              <w:t>Independent</w:t>
            </w:r>
          </w:p>
        </w:tc>
        <w:tc>
          <w:tcPr>
            <w:tcW w:w="1943" w:type="dxa"/>
            <w:vAlign w:val="center"/>
          </w:tcPr>
          <w:p w14:paraId="5690AAE4" w14:textId="77777777" w:rsidR="00614D18" w:rsidRPr="00614D18" w:rsidRDefault="00614D18" w:rsidP="00614D18">
            <w:pPr>
              <w:rPr>
                <w:rFonts w:ascii="Arial" w:hAnsi="Arial" w:cs="Arial"/>
                <w:noProof/>
                <w:color w:val="000000" w:themeColor="text1"/>
                <w:sz w:val="18"/>
                <w:szCs w:val="18"/>
                <w:lang w:eastAsia="en-IN"/>
              </w:rPr>
            </w:pPr>
            <w:r w:rsidRPr="00614D18">
              <w:rPr>
                <w:rFonts w:ascii="Arial" w:hAnsi="Arial" w:cs="Arial"/>
                <w:noProof/>
                <w:color w:val="000000" w:themeColor="text1"/>
                <w:sz w:val="18"/>
                <w:szCs w:val="18"/>
                <w:lang w:eastAsia="en-IN"/>
              </w:rPr>
              <w:t>Attributes</w:t>
            </w:r>
          </w:p>
        </w:tc>
        <w:tc>
          <w:tcPr>
            <w:tcW w:w="1944" w:type="dxa"/>
            <w:vAlign w:val="center"/>
          </w:tcPr>
          <w:p w14:paraId="5690AAE5" w14:textId="77777777" w:rsidR="00614D18" w:rsidRPr="00614D18" w:rsidRDefault="00614D18" w:rsidP="00614D18">
            <w:pPr>
              <w:rPr>
                <w:rFonts w:ascii="Arial" w:hAnsi="Arial" w:cs="Arial"/>
                <w:noProof/>
                <w:color w:val="000000" w:themeColor="text1"/>
                <w:sz w:val="18"/>
                <w:szCs w:val="18"/>
                <w:lang w:eastAsia="en-IN"/>
              </w:rPr>
            </w:pPr>
            <w:r w:rsidRPr="00614D18">
              <w:rPr>
                <w:rFonts w:ascii="Arial" w:hAnsi="Arial" w:cs="Arial"/>
                <w:noProof/>
                <w:color w:val="000000" w:themeColor="text1"/>
                <w:sz w:val="18"/>
                <w:szCs w:val="18"/>
                <w:lang w:eastAsia="en-IN"/>
              </w:rPr>
              <w:t>Large (≥ 1.5σ)</w:t>
            </w:r>
          </w:p>
        </w:tc>
      </w:tr>
    </w:tbl>
    <w:p w14:paraId="5690AAE7" w14:textId="77777777" w:rsidR="00614D18" w:rsidRDefault="00614D18" w:rsidP="00614D18">
      <w:pPr>
        <w:ind w:left="851"/>
      </w:pPr>
    </w:p>
    <w:p w14:paraId="5690AAE8" w14:textId="77777777" w:rsidR="00661963" w:rsidRDefault="00661963" w:rsidP="00614D18">
      <w:pPr>
        <w:ind w:left="851"/>
      </w:pPr>
    </w:p>
    <w:p w14:paraId="5690AAE9" w14:textId="77777777" w:rsidR="00661963" w:rsidRDefault="00661963" w:rsidP="00614D18">
      <w:pPr>
        <w:ind w:left="851"/>
      </w:pPr>
    </w:p>
    <w:p w14:paraId="5690AAEA" w14:textId="77777777" w:rsidR="00661963" w:rsidRDefault="00661963" w:rsidP="00614D18">
      <w:pPr>
        <w:ind w:left="851"/>
      </w:pPr>
    </w:p>
    <w:p w14:paraId="5690AAEB" w14:textId="77777777" w:rsidR="00661963" w:rsidRDefault="00661963" w:rsidP="00614D18">
      <w:pPr>
        <w:ind w:left="851"/>
      </w:pPr>
    </w:p>
    <w:p w14:paraId="5690AAEC" w14:textId="77777777" w:rsidR="0066393E" w:rsidRDefault="00CB66CF" w:rsidP="007A0F20">
      <w:pPr>
        <w:pStyle w:val="ListParagraph"/>
        <w:numPr>
          <w:ilvl w:val="2"/>
          <w:numId w:val="1"/>
        </w:numPr>
        <w:tabs>
          <w:tab w:val="num" w:pos="1560"/>
        </w:tabs>
        <w:ind w:left="1276"/>
        <w:outlineLvl w:val="2"/>
        <w:rPr>
          <w:rFonts w:ascii="Calibri" w:hAnsi="Calibri" w:cs="Calibri"/>
          <w:b/>
          <w:bCs/>
          <w:sz w:val="28"/>
          <w:szCs w:val="28"/>
        </w:rPr>
      </w:pPr>
      <w:bookmarkStart w:id="35" w:name="_Toc401161050"/>
      <w:proofErr w:type="spellStart"/>
      <w:r w:rsidRPr="0066393E">
        <w:rPr>
          <w:rFonts w:ascii="Calibri" w:hAnsi="Calibri" w:cs="Calibri"/>
          <w:b/>
          <w:bCs/>
          <w:sz w:val="28"/>
          <w:szCs w:val="28"/>
        </w:rPr>
        <w:t>Xbar</w:t>
      </w:r>
      <w:proofErr w:type="spellEnd"/>
      <w:r w:rsidRPr="0066393E">
        <w:rPr>
          <w:rFonts w:ascii="Calibri" w:hAnsi="Calibri" w:cs="Calibri"/>
          <w:b/>
          <w:bCs/>
          <w:sz w:val="28"/>
          <w:szCs w:val="28"/>
        </w:rPr>
        <w:t xml:space="preserve"> and Range Chart</w:t>
      </w:r>
      <w:bookmarkEnd w:id="35"/>
    </w:p>
    <w:p w14:paraId="5690AAED" w14:textId="77777777" w:rsidR="00661963" w:rsidRPr="00661963" w:rsidRDefault="00661963" w:rsidP="00661963">
      <w:pPr>
        <w:pStyle w:val="ListParagraph"/>
        <w:ind w:left="1276"/>
        <w:rPr>
          <w:rFonts w:ascii="Calibri" w:hAnsi="Calibri" w:cs="Calibri"/>
          <w:b/>
          <w:bCs/>
          <w:sz w:val="28"/>
          <w:szCs w:val="28"/>
        </w:rPr>
      </w:pPr>
    </w:p>
    <w:p w14:paraId="5690AAEE" w14:textId="77777777" w:rsidR="00614D18" w:rsidRDefault="00CB66CF" w:rsidP="00CB66CF">
      <w:pPr>
        <w:ind w:left="1440"/>
        <w:rPr>
          <w:rFonts w:ascii="Calibri" w:hAnsi="Calibri" w:cs="Calibri"/>
          <w:color w:val="000000"/>
          <w:sz w:val="22"/>
          <w:szCs w:val="22"/>
        </w:rPr>
      </w:pPr>
      <w:proofErr w:type="spellStart"/>
      <w:r w:rsidRPr="00CB66CF">
        <w:rPr>
          <w:rFonts w:ascii="Calibri" w:hAnsi="Calibri" w:cs="Calibri"/>
          <w:color w:val="000000"/>
          <w:sz w:val="22"/>
          <w:szCs w:val="22"/>
        </w:rPr>
        <w:t>Xbar</w:t>
      </w:r>
      <w:proofErr w:type="spellEnd"/>
      <w:r w:rsidRPr="00CB66CF">
        <w:rPr>
          <w:rFonts w:ascii="Calibri" w:hAnsi="Calibri" w:cs="Calibri"/>
          <w:color w:val="000000"/>
          <w:sz w:val="22"/>
          <w:szCs w:val="22"/>
        </w:rPr>
        <w:t xml:space="preserve"> &amp; Range Charts are the most common control charts used in measuring continuous data. They are fundamental tools used to display the range of variability inherent to a process. By monitoring an </w:t>
      </w:r>
      <w:proofErr w:type="spellStart"/>
      <w:r w:rsidRPr="00CB66CF">
        <w:rPr>
          <w:rFonts w:ascii="Calibri" w:hAnsi="Calibri" w:cs="Calibri"/>
          <w:color w:val="000000"/>
          <w:sz w:val="22"/>
          <w:szCs w:val="22"/>
        </w:rPr>
        <w:t>Xbar</w:t>
      </w:r>
      <w:proofErr w:type="spellEnd"/>
      <w:r w:rsidRPr="00CB66CF">
        <w:rPr>
          <w:rFonts w:ascii="Calibri" w:hAnsi="Calibri" w:cs="Calibri"/>
          <w:color w:val="000000"/>
          <w:sz w:val="22"/>
          <w:szCs w:val="22"/>
        </w:rPr>
        <w:t xml:space="preserve"> and Range chart, you can determine whether a process is operating consistently or if a special cause has occurred that has changed the operating characteristics of your process. By identifying and eliminat</w:t>
      </w:r>
      <w:r w:rsidRPr="00CB66CF">
        <w:rPr>
          <w:rFonts w:ascii="Calibri" w:hAnsi="Calibri" w:cs="Calibri"/>
          <w:color w:val="000000"/>
          <w:sz w:val="22"/>
          <w:szCs w:val="22"/>
        </w:rPr>
        <w:softHyphen/>
        <w:t>ing these special causes, you can improve the overall process, which in turn will reduce your scrap and rework numbers, increasing yields.</w:t>
      </w:r>
    </w:p>
    <w:p w14:paraId="5690AAEF" w14:textId="77777777" w:rsidR="0066393E" w:rsidRDefault="0066393E" w:rsidP="00CB66CF">
      <w:pPr>
        <w:ind w:left="1440"/>
        <w:rPr>
          <w:rFonts w:ascii="Calibri" w:hAnsi="Calibri" w:cs="Calibri"/>
          <w:color w:val="000000"/>
          <w:sz w:val="22"/>
          <w:szCs w:val="22"/>
        </w:rPr>
      </w:pPr>
    </w:p>
    <w:p w14:paraId="5690AAF0" w14:textId="77777777" w:rsidR="00CB66CF" w:rsidRPr="00661963" w:rsidRDefault="00661963" w:rsidP="0066393E">
      <w:pPr>
        <w:pStyle w:val="Heading4"/>
        <w:tabs>
          <w:tab w:val="num" w:pos="1843"/>
        </w:tabs>
        <w:ind w:left="2268"/>
        <w:rPr>
          <w:i w:val="0"/>
        </w:rPr>
      </w:pPr>
      <w:r>
        <w:rPr>
          <w:i w:val="0"/>
        </w:rPr>
        <w:t xml:space="preserve">When to use </w:t>
      </w:r>
      <w:proofErr w:type="spellStart"/>
      <w:r>
        <w:rPr>
          <w:i w:val="0"/>
        </w:rPr>
        <w:t>Xbar</w:t>
      </w:r>
      <w:proofErr w:type="spellEnd"/>
      <w:r>
        <w:rPr>
          <w:i w:val="0"/>
        </w:rPr>
        <w:t xml:space="preserve"> &amp; Range Charts</w:t>
      </w:r>
    </w:p>
    <w:p w14:paraId="5690AAF1" w14:textId="77777777" w:rsidR="0066393E" w:rsidRPr="0066393E" w:rsidRDefault="0066393E" w:rsidP="0066393E"/>
    <w:p w14:paraId="5690AAF2" w14:textId="77777777" w:rsidR="0066393E" w:rsidRPr="0066393E" w:rsidRDefault="0066393E" w:rsidP="0066393E">
      <w:pPr>
        <w:pStyle w:val="Pa8"/>
        <w:numPr>
          <w:ilvl w:val="0"/>
          <w:numId w:val="43"/>
        </w:numPr>
        <w:rPr>
          <w:rFonts w:ascii="Calibri" w:hAnsi="Calibri" w:cs="Calibri"/>
          <w:color w:val="000000"/>
          <w:sz w:val="22"/>
          <w:szCs w:val="22"/>
          <w:lang w:val="en-US"/>
        </w:rPr>
      </w:pPr>
      <w:r w:rsidRPr="0066393E">
        <w:rPr>
          <w:rFonts w:ascii="Calibri" w:hAnsi="Calibri" w:cs="Calibri"/>
          <w:color w:val="000000"/>
          <w:sz w:val="22"/>
          <w:szCs w:val="22"/>
          <w:lang w:val="en-US"/>
        </w:rPr>
        <w:t xml:space="preserve">When data is collected in rational subgroups </w:t>
      </w:r>
    </w:p>
    <w:p w14:paraId="5690AAF3" w14:textId="77777777" w:rsidR="0066393E" w:rsidRPr="0066393E" w:rsidRDefault="0066393E" w:rsidP="0066393E">
      <w:pPr>
        <w:pStyle w:val="Pa8"/>
        <w:numPr>
          <w:ilvl w:val="0"/>
          <w:numId w:val="43"/>
        </w:numPr>
        <w:rPr>
          <w:rFonts w:ascii="Calibri" w:hAnsi="Calibri" w:cs="Calibri"/>
          <w:color w:val="000000"/>
          <w:sz w:val="22"/>
          <w:szCs w:val="22"/>
          <w:lang w:val="en-US"/>
        </w:rPr>
      </w:pPr>
      <w:r w:rsidRPr="0066393E">
        <w:rPr>
          <w:rFonts w:ascii="Calibri" w:hAnsi="Calibri" w:cs="Calibri"/>
          <w:color w:val="000000"/>
          <w:sz w:val="22"/>
          <w:szCs w:val="22"/>
          <w:lang w:val="en-US"/>
        </w:rPr>
        <w:t xml:space="preserve">When it is necessary to detect small shifts in process averages </w:t>
      </w:r>
    </w:p>
    <w:p w14:paraId="5690AAF4" w14:textId="77777777" w:rsidR="0066393E" w:rsidRDefault="0066393E" w:rsidP="0066393E">
      <w:pPr>
        <w:pStyle w:val="ListParagraph"/>
        <w:numPr>
          <w:ilvl w:val="0"/>
          <w:numId w:val="43"/>
        </w:numPr>
        <w:rPr>
          <w:rFonts w:ascii="Calibri" w:hAnsi="Calibri" w:cs="Calibri"/>
          <w:color w:val="000000"/>
          <w:sz w:val="22"/>
          <w:szCs w:val="22"/>
        </w:rPr>
      </w:pPr>
      <w:r w:rsidRPr="0066393E">
        <w:rPr>
          <w:rFonts w:ascii="Calibri" w:hAnsi="Calibri" w:cs="Calibri"/>
          <w:color w:val="000000"/>
          <w:sz w:val="22"/>
          <w:szCs w:val="22"/>
        </w:rPr>
        <w:t>When it is necessary to detect changes in process vari</w:t>
      </w:r>
      <w:r w:rsidRPr="0066393E">
        <w:rPr>
          <w:rFonts w:ascii="Calibri" w:hAnsi="Calibri" w:cs="Calibri"/>
          <w:color w:val="000000"/>
          <w:sz w:val="22"/>
          <w:szCs w:val="22"/>
        </w:rPr>
        <w:softHyphen/>
        <w:t>ability</w:t>
      </w:r>
    </w:p>
    <w:p w14:paraId="5690AAF5" w14:textId="77777777" w:rsidR="00661963" w:rsidRDefault="00661963" w:rsidP="00097777">
      <w:pPr>
        <w:pStyle w:val="ListParagraph"/>
        <w:numPr>
          <w:ilvl w:val="2"/>
          <w:numId w:val="1"/>
        </w:numPr>
        <w:tabs>
          <w:tab w:val="num" w:pos="1560"/>
        </w:tabs>
        <w:ind w:left="1276"/>
        <w:outlineLvl w:val="2"/>
        <w:rPr>
          <w:rFonts w:ascii="Calibri" w:hAnsi="Calibri" w:cs="Calibri"/>
          <w:b/>
          <w:bCs/>
          <w:sz w:val="28"/>
          <w:szCs w:val="28"/>
        </w:rPr>
      </w:pPr>
      <w:bookmarkStart w:id="36" w:name="_Toc401161051"/>
      <w:r w:rsidRPr="00661963">
        <w:rPr>
          <w:rFonts w:ascii="Calibri" w:hAnsi="Calibri" w:cs="Calibri"/>
          <w:b/>
          <w:bCs/>
          <w:sz w:val="28"/>
          <w:szCs w:val="28"/>
        </w:rPr>
        <w:t>X &amp; Moving Range Charts</w:t>
      </w:r>
      <w:bookmarkEnd w:id="36"/>
    </w:p>
    <w:p w14:paraId="5690AAF6" w14:textId="77777777" w:rsidR="00661963" w:rsidRPr="00661963" w:rsidRDefault="00661963" w:rsidP="00661963">
      <w:pPr>
        <w:pStyle w:val="ListParagraph"/>
        <w:ind w:left="1276"/>
        <w:rPr>
          <w:rFonts w:ascii="Calibri" w:hAnsi="Calibri" w:cs="Calibri"/>
          <w:b/>
          <w:bCs/>
          <w:sz w:val="28"/>
          <w:szCs w:val="28"/>
        </w:rPr>
      </w:pPr>
    </w:p>
    <w:p w14:paraId="5690AAF7" w14:textId="77777777" w:rsidR="00661963" w:rsidRDefault="00661963" w:rsidP="00661963">
      <w:pPr>
        <w:pStyle w:val="ListParagraph"/>
        <w:ind w:left="1276"/>
        <w:rPr>
          <w:rFonts w:ascii="Calibri" w:hAnsi="Calibri" w:cs="Calibri"/>
          <w:color w:val="000000"/>
          <w:sz w:val="22"/>
          <w:szCs w:val="22"/>
        </w:rPr>
      </w:pPr>
      <w:r w:rsidRPr="00661963">
        <w:rPr>
          <w:rFonts w:ascii="Calibri" w:hAnsi="Calibri" w:cs="Calibri"/>
          <w:color w:val="000000"/>
          <w:sz w:val="22"/>
          <w:szCs w:val="22"/>
        </w:rPr>
        <w:t xml:space="preserve">X &amp; Moving Range Charts are common in batch operations where it is unlikely or costly to take more than one sample at a time. Like </w:t>
      </w:r>
      <w:proofErr w:type="spellStart"/>
      <w:r w:rsidRPr="00661963">
        <w:rPr>
          <w:rFonts w:ascii="Calibri" w:hAnsi="Calibri" w:cs="Calibri"/>
          <w:color w:val="000000"/>
          <w:sz w:val="22"/>
          <w:szCs w:val="22"/>
        </w:rPr>
        <w:t>Xbar</w:t>
      </w:r>
      <w:proofErr w:type="spellEnd"/>
      <w:r w:rsidRPr="00661963">
        <w:rPr>
          <w:rFonts w:ascii="Calibri" w:hAnsi="Calibri" w:cs="Calibri"/>
          <w:color w:val="000000"/>
          <w:sz w:val="22"/>
          <w:szCs w:val="22"/>
        </w:rPr>
        <w:t xml:space="preserve"> &amp; Range charts, they measure continuous data but they may require more data before identifiable patterns can be detected.</w:t>
      </w:r>
    </w:p>
    <w:p w14:paraId="5690AAF8" w14:textId="77777777" w:rsidR="00661963" w:rsidRDefault="00661963" w:rsidP="00661963">
      <w:pPr>
        <w:pStyle w:val="ListParagraph"/>
        <w:ind w:left="1276"/>
        <w:rPr>
          <w:rFonts w:ascii="Calibri" w:hAnsi="Calibri" w:cs="Calibri"/>
          <w:color w:val="000000"/>
          <w:sz w:val="22"/>
          <w:szCs w:val="22"/>
        </w:rPr>
      </w:pPr>
    </w:p>
    <w:p w14:paraId="5690AAF9" w14:textId="77777777" w:rsidR="00661963" w:rsidRDefault="00661963" w:rsidP="00661963">
      <w:pPr>
        <w:pStyle w:val="Heading4"/>
        <w:tabs>
          <w:tab w:val="clear" w:pos="5684"/>
          <w:tab w:val="num" w:pos="1843"/>
        </w:tabs>
        <w:ind w:left="2268"/>
        <w:rPr>
          <w:i w:val="0"/>
        </w:rPr>
      </w:pPr>
      <w:r w:rsidRPr="00661963">
        <w:rPr>
          <w:i w:val="0"/>
        </w:rPr>
        <w:t>When</w:t>
      </w:r>
      <w:r>
        <w:rPr>
          <w:i w:val="0"/>
        </w:rPr>
        <w:t xml:space="preserve"> to use X &amp; Moving Range Charts</w:t>
      </w:r>
    </w:p>
    <w:p w14:paraId="5690AAFA" w14:textId="77777777" w:rsidR="00661963" w:rsidRPr="00661963" w:rsidRDefault="00661963" w:rsidP="00661963"/>
    <w:p w14:paraId="5690AAFB" w14:textId="77777777" w:rsidR="00661963" w:rsidRPr="00661963" w:rsidRDefault="00661963" w:rsidP="00661963">
      <w:pPr>
        <w:pStyle w:val="Pa8"/>
        <w:numPr>
          <w:ilvl w:val="0"/>
          <w:numId w:val="43"/>
        </w:numPr>
        <w:rPr>
          <w:rFonts w:ascii="Calibri" w:hAnsi="Calibri" w:cs="Calibri"/>
          <w:color w:val="000000"/>
          <w:sz w:val="22"/>
          <w:szCs w:val="22"/>
          <w:lang w:val="en-US"/>
        </w:rPr>
      </w:pPr>
      <w:r w:rsidRPr="00661963">
        <w:rPr>
          <w:rFonts w:ascii="Calibri" w:hAnsi="Calibri" w:cs="Calibri"/>
          <w:color w:val="000000"/>
          <w:sz w:val="22"/>
          <w:szCs w:val="22"/>
          <w:lang w:val="en-US"/>
        </w:rPr>
        <w:t xml:space="preserve">Primarily used to track performance over time </w:t>
      </w:r>
    </w:p>
    <w:p w14:paraId="5690AAFC" w14:textId="77777777" w:rsidR="00661963" w:rsidRPr="00661963" w:rsidRDefault="00661963" w:rsidP="00661963">
      <w:pPr>
        <w:pStyle w:val="Pa8"/>
        <w:numPr>
          <w:ilvl w:val="0"/>
          <w:numId w:val="43"/>
        </w:numPr>
        <w:rPr>
          <w:rFonts w:ascii="Calibri" w:hAnsi="Calibri" w:cs="Calibri"/>
          <w:color w:val="000000"/>
          <w:sz w:val="22"/>
          <w:szCs w:val="22"/>
          <w:lang w:val="en-US"/>
        </w:rPr>
      </w:pPr>
      <w:r w:rsidRPr="00661963">
        <w:rPr>
          <w:rFonts w:ascii="Calibri" w:hAnsi="Calibri" w:cs="Calibri"/>
          <w:color w:val="000000"/>
          <w:sz w:val="22"/>
          <w:szCs w:val="22"/>
          <w:lang w:val="en-US"/>
        </w:rPr>
        <w:t xml:space="preserve">When measurements are expensive (i.e. destructive testing) </w:t>
      </w:r>
    </w:p>
    <w:p w14:paraId="5690AAFD" w14:textId="77777777" w:rsidR="00661963" w:rsidRDefault="00661963" w:rsidP="00661963">
      <w:pPr>
        <w:pStyle w:val="Pa8"/>
        <w:numPr>
          <w:ilvl w:val="0"/>
          <w:numId w:val="43"/>
        </w:numPr>
        <w:rPr>
          <w:rFonts w:ascii="Calibri" w:hAnsi="Calibri" w:cs="Calibri"/>
          <w:color w:val="000000"/>
          <w:sz w:val="22"/>
          <w:szCs w:val="22"/>
          <w:lang w:val="en-US"/>
        </w:rPr>
      </w:pPr>
      <w:r w:rsidRPr="00661963">
        <w:rPr>
          <w:rFonts w:ascii="Calibri" w:hAnsi="Calibri" w:cs="Calibri"/>
          <w:color w:val="000000"/>
          <w:sz w:val="22"/>
          <w:szCs w:val="22"/>
          <w:lang w:val="en-US"/>
        </w:rPr>
        <w:t>When the output is relatively homogeneous</w:t>
      </w:r>
    </w:p>
    <w:p w14:paraId="5690AAFE" w14:textId="77777777" w:rsidR="00661963" w:rsidRPr="00661963" w:rsidRDefault="00661963" w:rsidP="00661963">
      <w:pPr>
        <w:pStyle w:val="Default"/>
        <w:rPr>
          <w:lang w:val="en-US"/>
        </w:rPr>
      </w:pPr>
    </w:p>
    <w:p w14:paraId="5690AAFF" w14:textId="77777777" w:rsidR="00661963" w:rsidRDefault="00661963" w:rsidP="00097777">
      <w:pPr>
        <w:pStyle w:val="ListParagraph"/>
        <w:numPr>
          <w:ilvl w:val="2"/>
          <w:numId w:val="1"/>
        </w:numPr>
        <w:tabs>
          <w:tab w:val="num" w:pos="1560"/>
        </w:tabs>
        <w:ind w:left="1276"/>
        <w:outlineLvl w:val="2"/>
        <w:rPr>
          <w:rFonts w:ascii="Calibri" w:hAnsi="Calibri" w:cs="Calibri"/>
          <w:b/>
          <w:bCs/>
          <w:sz w:val="28"/>
          <w:szCs w:val="28"/>
        </w:rPr>
      </w:pPr>
      <w:bookmarkStart w:id="37" w:name="_Toc401161052"/>
      <w:r w:rsidRPr="00661963">
        <w:rPr>
          <w:rFonts w:ascii="Calibri" w:hAnsi="Calibri" w:cs="Calibri"/>
          <w:b/>
          <w:bCs/>
          <w:sz w:val="28"/>
          <w:szCs w:val="28"/>
        </w:rPr>
        <w:t>P Charts</w:t>
      </w:r>
      <w:bookmarkEnd w:id="37"/>
    </w:p>
    <w:p w14:paraId="5690AB00" w14:textId="77777777" w:rsidR="00661963" w:rsidRDefault="00661963" w:rsidP="00661963">
      <w:pPr>
        <w:pStyle w:val="ListParagraph"/>
        <w:tabs>
          <w:tab w:val="num" w:pos="1560"/>
        </w:tabs>
        <w:ind w:left="1276"/>
        <w:rPr>
          <w:rFonts w:ascii="Calibri" w:hAnsi="Calibri" w:cs="Calibri"/>
          <w:b/>
          <w:bCs/>
          <w:sz w:val="28"/>
          <w:szCs w:val="28"/>
        </w:rPr>
      </w:pPr>
    </w:p>
    <w:p w14:paraId="5690AB01" w14:textId="77777777" w:rsidR="00661963" w:rsidRDefault="00661963" w:rsidP="00661963">
      <w:pPr>
        <w:pStyle w:val="ListParagraph"/>
        <w:ind w:left="1276"/>
        <w:jc w:val="both"/>
        <w:rPr>
          <w:rFonts w:ascii="Calibri" w:hAnsi="Calibri" w:cs="Calibri"/>
          <w:color w:val="000000"/>
          <w:sz w:val="22"/>
          <w:szCs w:val="22"/>
        </w:rPr>
      </w:pPr>
      <w:r w:rsidRPr="00661963">
        <w:rPr>
          <w:rFonts w:ascii="Calibri" w:hAnsi="Calibri" w:cs="Calibri"/>
          <w:color w:val="000000"/>
          <w:sz w:val="22"/>
          <w:szCs w:val="22"/>
        </w:rPr>
        <w:t>P Charts, or percent defective charts, measure discrete data. They are used to quantify defective units. The data is usually collected in samples that are not of constant sizes. Normally subgroup sizes should be larger than 50 and your average number of defects should be equal to or greater than 5. The p-chart chart measures the output of a process as a percentage of defective items. Each item is recorded as either pass or fail, even if the item has more than one defect. This is the</w:t>
      </w:r>
      <w:r>
        <w:rPr>
          <w:rFonts w:ascii="Calibri" w:hAnsi="Calibri" w:cs="Calibri"/>
          <w:color w:val="000000"/>
          <w:sz w:val="22"/>
          <w:szCs w:val="22"/>
        </w:rPr>
        <w:t xml:space="preserve"> most sensitive attribute chart</w:t>
      </w:r>
    </w:p>
    <w:p w14:paraId="5690AB02" w14:textId="77777777" w:rsidR="00661963" w:rsidRDefault="00661963" w:rsidP="00661963">
      <w:pPr>
        <w:pStyle w:val="ListParagraph"/>
        <w:ind w:left="1276"/>
        <w:jc w:val="both"/>
        <w:rPr>
          <w:rFonts w:ascii="Calibri" w:hAnsi="Calibri" w:cs="Calibri"/>
          <w:color w:val="000000"/>
          <w:sz w:val="22"/>
          <w:szCs w:val="22"/>
        </w:rPr>
      </w:pPr>
    </w:p>
    <w:p w14:paraId="5690AB03" w14:textId="77777777" w:rsidR="00661963" w:rsidRDefault="00661963" w:rsidP="00661963">
      <w:pPr>
        <w:pStyle w:val="Heading4"/>
        <w:tabs>
          <w:tab w:val="clear" w:pos="5684"/>
          <w:tab w:val="num" w:pos="1843"/>
        </w:tabs>
        <w:ind w:left="2268"/>
        <w:rPr>
          <w:i w:val="0"/>
        </w:rPr>
      </w:pPr>
      <w:r>
        <w:rPr>
          <w:i w:val="0"/>
        </w:rPr>
        <w:t>When to use P Charts</w:t>
      </w:r>
    </w:p>
    <w:p w14:paraId="5690AB04" w14:textId="77777777" w:rsidR="00661963" w:rsidRDefault="00661963" w:rsidP="00661963"/>
    <w:p w14:paraId="5690AB05" w14:textId="77777777" w:rsidR="00661963" w:rsidRPr="00661963" w:rsidRDefault="00661963" w:rsidP="00661963">
      <w:pPr>
        <w:pStyle w:val="Pa8"/>
        <w:numPr>
          <w:ilvl w:val="0"/>
          <w:numId w:val="43"/>
        </w:numPr>
        <w:rPr>
          <w:rFonts w:ascii="Calibri" w:hAnsi="Calibri" w:cs="Calibri"/>
          <w:color w:val="000000"/>
          <w:sz w:val="22"/>
          <w:szCs w:val="22"/>
          <w:lang w:val="en-US"/>
        </w:rPr>
      </w:pPr>
      <w:r w:rsidRPr="00661963">
        <w:rPr>
          <w:rFonts w:ascii="Calibri" w:hAnsi="Calibri" w:cs="Calibri"/>
          <w:color w:val="000000"/>
          <w:sz w:val="22"/>
          <w:szCs w:val="22"/>
          <w:lang w:val="en-US"/>
        </w:rPr>
        <w:t xml:space="preserve">Primarily used to follow trends and cycles over time </w:t>
      </w:r>
    </w:p>
    <w:p w14:paraId="5690AB06" w14:textId="77777777" w:rsidR="00661963" w:rsidRPr="00661963" w:rsidRDefault="00661963" w:rsidP="00661963">
      <w:pPr>
        <w:pStyle w:val="Pa8"/>
        <w:numPr>
          <w:ilvl w:val="0"/>
          <w:numId w:val="43"/>
        </w:numPr>
        <w:rPr>
          <w:rFonts w:ascii="Calibri" w:hAnsi="Calibri" w:cs="Calibri"/>
          <w:color w:val="000000"/>
          <w:sz w:val="22"/>
          <w:szCs w:val="22"/>
          <w:lang w:val="en-US"/>
        </w:rPr>
      </w:pPr>
      <w:r w:rsidRPr="00661963">
        <w:rPr>
          <w:rFonts w:ascii="Calibri" w:hAnsi="Calibri" w:cs="Calibri"/>
          <w:color w:val="000000"/>
          <w:sz w:val="22"/>
          <w:szCs w:val="22"/>
          <w:lang w:val="en-US"/>
        </w:rPr>
        <w:t xml:space="preserve">Used when the subgroup size changes from sample to sample </w:t>
      </w:r>
    </w:p>
    <w:p w14:paraId="5690AB07" w14:textId="77777777" w:rsidR="00661963" w:rsidRPr="00661963" w:rsidRDefault="00661963" w:rsidP="00661963">
      <w:pPr>
        <w:pStyle w:val="Pa8"/>
        <w:numPr>
          <w:ilvl w:val="0"/>
          <w:numId w:val="43"/>
        </w:numPr>
        <w:rPr>
          <w:rFonts w:ascii="Calibri" w:hAnsi="Calibri" w:cs="Calibri"/>
          <w:color w:val="000000"/>
          <w:sz w:val="22"/>
          <w:szCs w:val="22"/>
          <w:lang w:val="en-US"/>
        </w:rPr>
      </w:pPr>
      <w:r w:rsidRPr="00661963">
        <w:rPr>
          <w:rFonts w:ascii="Calibri" w:hAnsi="Calibri" w:cs="Calibri"/>
          <w:color w:val="000000"/>
          <w:sz w:val="22"/>
          <w:szCs w:val="22"/>
          <w:lang w:val="en-US"/>
        </w:rPr>
        <w:t xml:space="preserve">Used to evaluate progress after process changes and/or improvements </w:t>
      </w:r>
    </w:p>
    <w:p w14:paraId="5690AB08" w14:textId="77777777" w:rsidR="00661963" w:rsidRPr="00661963" w:rsidRDefault="00661963" w:rsidP="00661963">
      <w:pPr>
        <w:pStyle w:val="Pa8"/>
        <w:numPr>
          <w:ilvl w:val="0"/>
          <w:numId w:val="43"/>
        </w:numPr>
        <w:rPr>
          <w:rFonts w:ascii="Calibri" w:hAnsi="Calibri" w:cs="Calibri"/>
          <w:color w:val="000000"/>
          <w:sz w:val="22"/>
          <w:szCs w:val="22"/>
          <w:lang w:val="en-US"/>
        </w:rPr>
      </w:pPr>
      <w:r w:rsidRPr="00661963">
        <w:rPr>
          <w:rFonts w:ascii="Calibri" w:hAnsi="Calibri" w:cs="Calibri"/>
          <w:color w:val="000000"/>
          <w:sz w:val="22"/>
          <w:szCs w:val="22"/>
          <w:lang w:val="en-US"/>
        </w:rPr>
        <w:t xml:space="preserve">Used in cases to quickly and inexpensively gather data </w:t>
      </w:r>
    </w:p>
    <w:p w14:paraId="5690AB09" w14:textId="77777777" w:rsidR="00661963" w:rsidRDefault="00661963" w:rsidP="00661963">
      <w:pPr>
        <w:pStyle w:val="Pa8"/>
        <w:numPr>
          <w:ilvl w:val="0"/>
          <w:numId w:val="43"/>
        </w:numPr>
        <w:rPr>
          <w:rFonts w:ascii="Calibri" w:hAnsi="Calibri" w:cs="Calibri"/>
          <w:color w:val="000000"/>
          <w:sz w:val="22"/>
          <w:szCs w:val="22"/>
          <w:lang w:val="en-US"/>
        </w:rPr>
      </w:pPr>
      <w:r w:rsidRPr="00661963">
        <w:rPr>
          <w:rFonts w:ascii="Calibri" w:hAnsi="Calibri" w:cs="Calibri"/>
          <w:color w:val="000000"/>
          <w:sz w:val="22"/>
          <w:szCs w:val="22"/>
          <w:lang w:val="en-US"/>
        </w:rPr>
        <w:t>When there are no specialized skills required to collect the data</w:t>
      </w:r>
    </w:p>
    <w:p w14:paraId="5690AB0A" w14:textId="77777777" w:rsidR="00661963" w:rsidRPr="00661963" w:rsidRDefault="00661963" w:rsidP="00661963">
      <w:pPr>
        <w:pStyle w:val="Default"/>
        <w:rPr>
          <w:lang w:val="en-US"/>
        </w:rPr>
      </w:pPr>
    </w:p>
    <w:p w14:paraId="5690AB0B" w14:textId="77777777" w:rsidR="00661963" w:rsidRDefault="00661963" w:rsidP="00097777">
      <w:pPr>
        <w:pStyle w:val="ListParagraph"/>
        <w:numPr>
          <w:ilvl w:val="2"/>
          <w:numId w:val="1"/>
        </w:numPr>
        <w:tabs>
          <w:tab w:val="num" w:pos="1560"/>
        </w:tabs>
        <w:ind w:left="1276"/>
        <w:outlineLvl w:val="2"/>
        <w:rPr>
          <w:rFonts w:ascii="Calibri" w:hAnsi="Calibri" w:cs="Calibri"/>
          <w:b/>
          <w:bCs/>
          <w:sz w:val="28"/>
          <w:szCs w:val="28"/>
        </w:rPr>
      </w:pPr>
      <w:bookmarkStart w:id="38" w:name="_Toc401161053"/>
      <w:r w:rsidRPr="00661963">
        <w:rPr>
          <w:rFonts w:ascii="Calibri" w:hAnsi="Calibri" w:cs="Calibri"/>
          <w:b/>
          <w:bCs/>
          <w:sz w:val="28"/>
          <w:szCs w:val="28"/>
        </w:rPr>
        <w:t>np Charts</w:t>
      </w:r>
      <w:bookmarkEnd w:id="38"/>
    </w:p>
    <w:p w14:paraId="5690AB0C" w14:textId="77777777" w:rsidR="00661963" w:rsidRDefault="00661963" w:rsidP="00661963">
      <w:pPr>
        <w:pStyle w:val="ListParagraph"/>
        <w:tabs>
          <w:tab w:val="num" w:pos="1560"/>
        </w:tabs>
        <w:ind w:left="1276"/>
        <w:rPr>
          <w:rFonts w:ascii="Calibri" w:hAnsi="Calibri" w:cs="Calibri"/>
          <w:b/>
          <w:bCs/>
          <w:sz w:val="28"/>
          <w:szCs w:val="28"/>
        </w:rPr>
      </w:pPr>
    </w:p>
    <w:p w14:paraId="5690AB0D" w14:textId="77777777" w:rsidR="00661963" w:rsidRDefault="00661963" w:rsidP="00661963">
      <w:pPr>
        <w:pStyle w:val="ListParagraph"/>
        <w:ind w:left="1276"/>
        <w:jc w:val="both"/>
        <w:rPr>
          <w:rFonts w:ascii="Calibri" w:hAnsi="Calibri" w:cs="Calibri"/>
          <w:color w:val="000000"/>
          <w:sz w:val="22"/>
          <w:szCs w:val="22"/>
        </w:rPr>
      </w:pPr>
      <w:r w:rsidRPr="00661963">
        <w:rPr>
          <w:rFonts w:ascii="Calibri" w:hAnsi="Calibri" w:cs="Calibri"/>
          <w:color w:val="000000"/>
          <w:sz w:val="22"/>
          <w:szCs w:val="22"/>
        </w:rPr>
        <w:t xml:space="preserve">np Charts, or number of defectives </w:t>
      </w:r>
      <w:proofErr w:type="gramStart"/>
      <w:r w:rsidRPr="00661963">
        <w:rPr>
          <w:rFonts w:ascii="Calibri" w:hAnsi="Calibri" w:cs="Calibri"/>
          <w:color w:val="000000"/>
          <w:sz w:val="22"/>
          <w:szCs w:val="22"/>
        </w:rPr>
        <w:t>chart</w:t>
      </w:r>
      <w:proofErr w:type="gramEnd"/>
      <w:r w:rsidRPr="00661963">
        <w:rPr>
          <w:rFonts w:ascii="Calibri" w:hAnsi="Calibri" w:cs="Calibri"/>
          <w:color w:val="000000"/>
          <w:sz w:val="22"/>
          <w:szCs w:val="22"/>
        </w:rPr>
        <w:t xml:space="preserve">, are </w:t>
      </w:r>
      <w:proofErr w:type="gramStart"/>
      <w:r w:rsidRPr="00661963">
        <w:rPr>
          <w:rFonts w:ascii="Calibri" w:hAnsi="Calibri" w:cs="Calibri"/>
          <w:color w:val="000000"/>
          <w:sz w:val="22"/>
          <w:szCs w:val="22"/>
        </w:rPr>
        <w:t>similar to</w:t>
      </w:r>
      <w:proofErr w:type="gramEnd"/>
      <w:r w:rsidRPr="00661963">
        <w:rPr>
          <w:rFonts w:ascii="Calibri" w:hAnsi="Calibri" w:cs="Calibri"/>
          <w:color w:val="000000"/>
          <w:sz w:val="22"/>
          <w:szCs w:val="22"/>
        </w:rPr>
        <w:t xml:space="preserve"> P charts with just a few exceptions. Np Charts are used in cases where the subgroup size remains constant. Np charts are gen</w:t>
      </w:r>
      <w:r w:rsidRPr="00661963">
        <w:rPr>
          <w:rFonts w:ascii="Calibri" w:hAnsi="Calibri" w:cs="Calibri"/>
          <w:color w:val="000000"/>
          <w:sz w:val="22"/>
          <w:szCs w:val="22"/>
        </w:rPr>
        <w:softHyphen/>
        <w:t>erally easier to understand because they deal with the actual number of defects rather than percentages.</w:t>
      </w:r>
    </w:p>
    <w:p w14:paraId="5690AB0E" w14:textId="77777777" w:rsidR="00661963" w:rsidRDefault="00661963" w:rsidP="00661963">
      <w:pPr>
        <w:pStyle w:val="ListParagraph"/>
        <w:ind w:left="1276"/>
        <w:jc w:val="both"/>
        <w:rPr>
          <w:rFonts w:ascii="Calibri" w:hAnsi="Calibri" w:cs="Calibri"/>
          <w:color w:val="000000"/>
          <w:sz w:val="22"/>
          <w:szCs w:val="22"/>
        </w:rPr>
      </w:pPr>
    </w:p>
    <w:p w14:paraId="5690AB0F" w14:textId="77777777" w:rsidR="00661963" w:rsidRDefault="00661963" w:rsidP="00661963">
      <w:pPr>
        <w:pStyle w:val="Heading4"/>
        <w:tabs>
          <w:tab w:val="clear" w:pos="5684"/>
          <w:tab w:val="num" w:pos="1843"/>
        </w:tabs>
        <w:ind w:left="2268"/>
        <w:rPr>
          <w:i w:val="0"/>
        </w:rPr>
      </w:pPr>
      <w:r>
        <w:rPr>
          <w:i w:val="0"/>
        </w:rPr>
        <w:t xml:space="preserve">When to use np Charts </w:t>
      </w:r>
    </w:p>
    <w:p w14:paraId="5690AB10" w14:textId="77777777" w:rsidR="00661963" w:rsidRPr="00661963" w:rsidRDefault="00661963" w:rsidP="00661963"/>
    <w:p w14:paraId="5690AB11" w14:textId="77777777" w:rsidR="00661963" w:rsidRPr="00661963" w:rsidRDefault="00661963" w:rsidP="00661963">
      <w:pPr>
        <w:pStyle w:val="Pa8"/>
        <w:numPr>
          <w:ilvl w:val="0"/>
          <w:numId w:val="43"/>
        </w:numPr>
        <w:rPr>
          <w:rFonts w:ascii="Calibri" w:hAnsi="Calibri" w:cs="Calibri"/>
          <w:color w:val="000000"/>
          <w:sz w:val="22"/>
          <w:szCs w:val="22"/>
          <w:lang w:val="en-US"/>
        </w:rPr>
      </w:pPr>
      <w:r w:rsidRPr="00661963">
        <w:rPr>
          <w:rFonts w:ascii="Calibri" w:hAnsi="Calibri" w:cs="Calibri"/>
          <w:color w:val="000000"/>
          <w:sz w:val="22"/>
          <w:szCs w:val="22"/>
          <w:lang w:val="en-US"/>
        </w:rPr>
        <w:t xml:space="preserve">Primarily used to follow trends and cycles over time </w:t>
      </w:r>
    </w:p>
    <w:p w14:paraId="5690AB12" w14:textId="77777777" w:rsidR="00661963" w:rsidRPr="00661963" w:rsidRDefault="00661963" w:rsidP="00661963">
      <w:pPr>
        <w:pStyle w:val="Pa8"/>
        <w:numPr>
          <w:ilvl w:val="0"/>
          <w:numId w:val="43"/>
        </w:numPr>
        <w:rPr>
          <w:rFonts w:ascii="Calibri" w:hAnsi="Calibri" w:cs="Calibri"/>
          <w:color w:val="000000"/>
          <w:sz w:val="22"/>
          <w:szCs w:val="22"/>
          <w:lang w:val="en-US"/>
        </w:rPr>
      </w:pPr>
      <w:r w:rsidRPr="00661963">
        <w:rPr>
          <w:rFonts w:ascii="Calibri" w:hAnsi="Calibri" w:cs="Calibri"/>
          <w:color w:val="000000"/>
          <w:sz w:val="22"/>
          <w:szCs w:val="22"/>
          <w:lang w:val="en-US"/>
        </w:rPr>
        <w:t xml:space="preserve">Used when the subgroup size is constant from sample to sample </w:t>
      </w:r>
    </w:p>
    <w:p w14:paraId="5690AB13" w14:textId="77777777" w:rsidR="00661963" w:rsidRPr="00661963" w:rsidRDefault="00661963" w:rsidP="00661963">
      <w:pPr>
        <w:pStyle w:val="Pa8"/>
        <w:numPr>
          <w:ilvl w:val="0"/>
          <w:numId w:val="43"/>
        </w:numPr>
        <w:rPr>
          <w:rFonts w:ascii="Calibri" w:hAnsi="Calibri" w:cs="Calibri"/>
          <w:color w:val="000000"/>
          <w:sz w:val="22"/>
          <w:szCs w:val="22"/>
          <w:lang w:val="en-US"/>
        </w:rPr>
      </w:pPr>
      <w:r w:rsidRPr="00661963">
        <w:rPr>
          <w:rFonts w:ascii="Calibri" w:hAnsi="Calibri" w:cs="Calibri"/>
          <w:color w:val="000000"/>
          <w:sz w:val="22"/>
          <w:szCs w:val="22"/>
          <w:lang w:val="en-US"/>
        </w:rPr>
        <w:t xml:space="preserve">Used to evaluate progress after process changes and/or improvements </w:t>
      </w:r>
    </w:p>
    <w:p w14:paraId="5690AB14" w14:textId="77777777" w:rsidR="00661963" w:rsidRPr="00661963" w:rsidRDefault="00661963" w:rsidP="00661963">
      <w:pPr>
        <w:pStyle w:val="Pa8"/>
        <w:numPr>
          <w:ilvl w:val="0"/>
          <w:numId w:val="43"/>
        </w:numPr>
        <w:rPr>
          <w:rFonts w:ascii="Calibri" w:hAnsi="Calibri" w:cs="Calibri"/>
          <w:color w:val="000000"/>
          <w:sz w:val="22"/>
          <w:szCs w:val="22"/>
          <w:lang w:val="en-US"/>
        </w:rPr>
      </w:pPr>
      <w:r w:rsidRPr="00661963">
        <w:rPr>
          <w:rFonts w:ascii="Calibri" w:hAnsi="Calibri" w:cs="Calibri"/>
          <w:color w:val="000000"/>
          <w:sz w:val="22"/>
          <w:szCs w:val="22"/>
          <w:lang w:val="en-US"/>
        </w:rPr>
        <w:t xml:space="preserve">Used in cases to quickly and inexpensively gather data </w:t>
      </w:r>
    </w:p>
    <w:p w14:paraId="5690AB15" w14:textId="77777777" w:rsidR="00661963" w:rsidRDefault="00661963" w:rsidP="00661963">
      <w:pPr>
        <w:pStyle w:val="Pa8"/>
        <w:numPr>
          <w:ilvl w:val="0"/>
          <w:numId w:val="43"/>
        </w:numPr>
        <w:rPr>
          <w:rFonts w:ascii="Calibri" w:hAnsi="Calibri" w:cs="Calibri"/>
          <w:color w:val="000000"/>
          <w:sz w:val="22"/>
          <w:szCs w:val="22"/>
          <w:lang w:val="en-US"/>
        </w:rPr>
      </w:pPr>
      <w:r w:rsidRPr="00661963">
        <w:rPr>
          <w:rFonts w:ascii="Calibri" w:hAnsi="Calibri" w:cs="Calibri"/>
          <w:color w:val="000000"/>
          <w:sz w:val="22"/>
          <w:szCs w:val="22"/>
          <w:lang w:val="en-US"/>
        </w:rPr>
        <w:t>When there are no specialized skills required to collect the data</w:t>
      </w:r>
    </w:p>
    <w:p w14:paraId="5690AB16" w14:textId="77777777" w:rsidR="00661963" w:rsidRPr="00661963" w:rsidRDefault="00661963" w:rsidP="00661963">
      <w:pPr>
        <w:pStyle w:val="Default"/>
        <w:rPr>
          <w:lang w:val="en-US"/>
        </w:rPr>
      </w:pPr>
    </w:p>
    <w:p w14:paraId="5690AB17" w14:textId="77777777" w:rsidR="00661963" w:rsidRDefault="00661963" w:rsidP="00097777">
      <w:pPr>
        <w:pStyle w:val="ListParagraph"/>
        <w:numPr>
          <w:ilvl w:val="2"/>
          <w:numId w:val="1"/>
        </w:numPr>
        <w:tabs>
          <w:tab w:val="num" w:pos="1560"/>
        </w:tabs>
        <w:ind w:left="1276"/>
        <w:outlineLvl w:val="2"/>
        <w:rPr>
          <w:rFonts w:ascii="Calibri" w:hAnsi="Calibri" w:cs="Calibri"/>
          <w:b/>
          <w:bCs/>
          <w:sz w:val="28"/>
          <w:szCs w:val="28"/>
        </w:rPr>
      </w:pPr>
      <w:bookmarkStart w:id="39" w:name="_Toc401161054"/>
      <w:r w:rsidRPr="00661963">
        <w:rPr>
          <w:rFonts w:ascii="Calibri" w:hAnsi="Calibri" w:cs="Calibri"/>
          <w:b/>
          <w:bCs/>
          <w:sz w:val="28"/>
          <w:szCs w:val="28"/>
        </w:rPr>
        <w:t>C Charts</w:t>
      </w:r>
      <w:bookmarkEnd w:id="39"/>
    </w:p>
    <w:p w14:paraId="5690AB18" w14:textId="77777777" w:rsidR="00661963" w:rsidRDefault="00661963" w:rsidP="00661963">
      <w:pPr>
        <w:pStyle w:val="ListParagraph"/>
        <w:tabs>
          <w:tab w:val="num" w:pos="1560"/>
        </w:tabs>
        <w:ind w:left="1276"/>
        <w:rPr>
          <w:rFonts w:ascii="Calibri" w:hAnsi="Calibri" w:cs="Calibri"/>
          <w:b/>
          <w:bCs/>
          <w:sz w:val="28"/>
          <w:szCs w:val="28"/>
        </w:rPr>
      </w:pPr>
    </w:p>
    <w:p w14:paraId="5690AB19" w14:textId="77777777" w:rsidR="00661963" w:rsidRDefault="00661963" w:rsidP="00661963">
      <w:pPr>
        <w:pStyle w:val="ListParagraph"/>
        <w:ind w:left="1276"/>
        <w:rPr>
          <w:rFonts w:ascii="Calibri" w:hAnsi="Calibri" w:cs="Calibri"/>
          <w:color w:val="000000"/>
          <w:sz w:val="22"/>
          <w:szCs w:val="22"/>
        </w:rPr>
      </w:pPr>
      <w:r w:rsidRPr="00661963">
        <w:rPr>
          <w:rFonts w:ascii="Calibri" w:hAnsi="Calibri" w:cs="Calibri"/>
          <w:color w:val="000000"/>
          <w:sz w:val="22"/>
          <w:szCs w:val="22"/>
        </w:rPr>
        <w:t>C Charts also measure discrete data. They are used in cases where a single unit is likely to have many defects. The interest here is not only that the item is defective but also in how many defects it has.</w:t>
      </w:r>
    </w:p>
    <w:p w14:paraId="5690AB1A" w14:textId="77777777" w:rsidR="00661963" w:rsidRDefault="00661963" w:rsidP="00661963">
      <w:pPr>
        <w:pStyle w:val="ListParagraph"/>
        <w:ind w:left="1276"/>
        <w:rPr>
          <w:rFonts w:ascii="Calibri" w:hAnsi="Calibri" w:cs="Calibri"/>
          <w:color w:val="000000"/>
          <w:sz w:val="22"/>
          <w:szCs w:val="22"/>
        </w:rPr>
      </w:pPr>
    </w:p>
    <w:p w14:paraId="5690AB1B" w14:textId="77777777" w:rsidR="007A0F20" w:rsidRDefault="00661963" w:rsidP="007A0F20">
      <w:pPr>
        <w:pStyle w:val="Heading4"/>
        <w:tabs>
          <w:tab w:val="clear" w:pos="5684"/>
          <w:tab w:val="num" w:pos="1843"/>
        </w:tabs>
        <w:ind w:left="2268"/>
        <w:rPr>
          <w:i w:val="0"/>
        </w:rPr>
      </w:pPr>
      <w:r>
        <w:rPr>
          <w:i w:val="0"/>
        </w:rPr>
        <w:t>When to use C Charts</w:t>
      </w:r>
    </w:p>
    <w:p w14:paraId="5690AB1C" w14:textId="77777777" w:rsidR="007A0F20" w:rsidRPr="007A0F20" w:rsidRDefault="007A0F20" w:rsidP="007A0F20"/>
    <w:p w14:paraId="5690AB1D" w14:textId="77777777" w:rsidR="00661963" w:rsidRPr="007A0F20" w:rsidRDefault="00661963" w:rsidP="007A0F20">
      <w:pPr>
        <w:pStyle w:val="Pa8"/>
        <w:numPr>
          <w:ilvl w:val="0"/>
          <w:numId w:val="43"/>
        </w:numPr>
        <w:rPr>
          <w:rFonts w:ascii="Calibri" w:hAnsi="Calibri" w:cs="Calibri"/>
          <w:color w:val="000000"/>
          <w:sz w:val="22"/>
          <w:szCs w:val="22"/>
          <w:lang w:val="en-US"/>
        </w:rPr>
      </w:pPr>
      <w:r w:rsidRPr="007A0F20">
        <w:rPr>
          <w:rFonts w:ascii="Calibri" w:hAnsi="Calibri" w:cs="Calibri"/>
          <w:color w:val="000000"/>
          <w:sz w:val="22"/>
          <w:szCs w:val="22"/>
          <w:lang w:val="en-US"/>
        </w:rPr>
        <w:t xml:space="preserve">Primarily used to follow trends and cycles over time </w:t>
      </w:r>
    </w:p>
    <w:p w14:paraId="5690AB1E" w14:textId="77777777" w:rsidR="00661963" w:rsidRPr="007A0F20" w:rsidRDefault="00661963" w:rsidP="007A0F20">
      <w:pPr>
        <w:pStyle w:val="Pa8"/>
        <w:numPr>
          <w:ilvl w:val="0"/>
          <w:numId w:val="43"/>
        </w:numPr>
        <w:rPr>
          <w:rFonts w:ascii="Calibri" w:hAnsi="Calibri" w:cs="Calibri"/>
          <w:color w:val="000000"/>
          <w:sz w:val="22"/>
          <w:szCs w:val="22"/>
          <w:lang w:val="en-US"/>
        </w:rPr>
      </w:pPr>
      <w:r w:rsidRPr="007A0F20">
        <w:rPr>
          <w:rFonts w:ascii="Calibri" w:hAnsi="Calibri" w:cs="Calibri"/>
          <w:color w:val="000000"/>
          <w:sz w:val="22"/>
          <w:szCs w:val="22"/>
          <w:lang w:val="en-US"/>
        </w:rPr>
        <w:t>When you can count occurrences, but cannot count non-occurrences</w:t>
      </w:r>
    </w:p>
    <w:p w14:paraId="5690AB1F" w14:textId="77777777" w:rsidR="007A0F20" w:rsidRPr="007A0F20" w:rsidRDefault="007A0F20" w:rsidP="007A0F20">
      <w:pPr>
        <w:pStyle w:val="Pa8"/>
        <w:numPr>
          <w:ilvl w:val="0"/>
          <w:numId w:val="43"/>
        </w:numPr>
        <w:rPr>
          <w:rFonts w:ascii="Calibri" w:hAnsi="Calibri" w:cs="Calibri"/>
          <w:color w:val="000000"/>
          <w:sz w:val="22"/>
          <w:szCs w:val="22"/>
          <w:lang w:val="en-US"/>
        </w:rPr>
      </w:pPr>
      <w:r w:rsidRPr="007A0F20">
        <w:rPr>
          <w:rFonts w:ascii="Calibri" w:hAnsi="Calibri" w:cs="Calibri"/>
          <w:color w:val="000000"/>
          <w:sz w:val="22"/>
          <w:szCs w:val="22"/>
          <w:lang w:val="en-US"/>
        </w:rPr>
        <w:t xml:space="preserve">When the probability of an occurrence is less than 10% </w:t>
      </w:r>
    </w:p>
    <w:p w14:paraId="5690AB20" w14:textId="77777777" w:rsidR="007A0F20" w:rsidRDefault="007A0F20" w:rsidP="007A0F20">
      <w:pPr>
        <w:pStyle w:val="Pa8"/>
        <w:numPr>
          <w:ilvl w:val="0"/>
          <w:numId w:val="43"/>
        </w:numPr>
        <w:rPr>
          <w:rFonts w:ascii="Calibri" w:hAnsi="Calibri" w:cs="Calibri"/>
          <w:color w:val="000000"/>
          <w:sz w:val="22"/>
          <w:szCs w:val="22"/>
          <w:lang w:val="en-US"/>
        </w:rPr>
      </w:pPr>
      <w:r w:rsidRPr="007A0F20">
        <w:rPr>
          <w:rFonts w:ascii="Calibri" w:hAnsi="Calibri" w:cs="Calibri"/>
          <w:color w:val="000000"/>
          <w:sz w:val="22"/>
          <w:szCs w:val="22"/>
          <w:lang w:val="en-US"/>
        </w:rPr>
        <w:t>When occurrences are independent from one another</w:t>
      </w:r>
    </w:p>
    <w:p w14:paraId="5690AB21" w14:textId="77777777" w:rsidR="007A0F20" w:rsidRDefault="007A0F20" w:rsidP="00097777">
      <w:pPr>
        <w:pStyle w:val="ListParagraph"/>
        <w:numPr>
          <w:ilvl w:val="2"/>
          <w:numId w:val="1"/>
        </w:numPr>
        <w:tabs>
          <w:tab w:val="num" w:pos="1560"/>
        </w:tabs>
        <w:ind w:left="1276"/>
        <w:outlineLvl w:val="2"/>
        <w:rPr>
          <w:rFonts w:ascii="Calibri" w:hAnsi="Calibri" w:cs="Calibri"/>
          <w:b/>
          <w:bCs/>
          <w:sz w:val="28"/>
          <w:szCs w:val="28"/>
        </w:rPr>
      </w:pPr>
      <w:bookmarkStart w:id="40" w:name="_Toc401161055"/>
      <w:r w:rsidRPr="007A0F20">
        <w:rPr>
          <w:rFonts w:ascii="Calibri" w:hAnsi="Calibri" w:cs="Calibri"/>
          <w:b/>
          <w:bCs/>
          <w:sz w:val="28"/>
          <w:szCs w:val="28"/>
        </w:rPr>
        <w:t>U Charts</w:t>
      </w:r>
      <w:bookmarkEnd w:id="40"/>
    </w:p>
    <w:p w14:paraId="5690AB22" w14:textId="77777777" w:rsidR="007A0F20" w:rsidRPr="007A0F20" w:rsidRDefault="007A0F20" w:rsidP="007A0F20">
      <w:pPr>
        <w:pStyle w:val="ListParagraph"/>
        <w:tabs>
          <w:tab w:val="num" w:pos="1560"/>
        </w:tabs>
        <w:ind w:left="1276"/>
        <w:rPr>
          <w:rFonts w:ascii="Calibri" w:hAnsi="Calibri" w:cs="Calibri"/>
          <w:b/>
          <w:bCs/>
          <w:sz w:val="28"/>
          <w:szCs w:val="28"/>
        </w:rPr>
      </w:pPr>
    </w:p>
    <w:p w14:paraId="5690AB23" w14:textId="77777777" w:rsidR="007A0F20" w:rsidRDefault="007A0F20" w:rsidP="007A0F20">
      <w:pPr>
        <w:pStyle w:val="ListParagraph"/>
        <w:ind w:left="1276"/>
        <w:rPr>
          <w:rFonts w:ascii="Calibri" w:hAnsi="Calibri" w:cs="Calibri"/>
          <w:color w:val="000000"/>
          <w:sz w:val="22"/>
          <w:szCs w:val="22"/>
        </w:rPr>
      </w:pPr>
      <w:r w:rsidRPr="007A0F20">
        <w:rPr>
          <w:rFonts w:ascii="Calibri" w:hAnsi="Calibri" w:cs="Calibri"/>
          <w:color w:val="000000"/>
          <w:sz w:val="22"/>
          <w:szCs w:val="22"/>
        </w:rPr>
        <w:t>U Charts also measure discrete data. They are similar to C charts in that they are used in cases where a single unit is likely to have many defects. The differences are in the calculation of control limits and that the plotted points represent the average number of nonconformities per unit. A U chart is used when the unit size of a subgroup varies from subgroup to subgroup.</w:t>
      </w:r>
    </w:p>
    <w:p w14:paraId="5690AB24" w14:textId="77777777" w:rsidR="007A0F20" w:rsidRDefault="007A0F20" w:rsidP="007A0F20">
      <w:pPr>
        <w:pStyle w:val="ListParagraph"/>
        <w:ind w:left="1276"/>
        <w:rPr>
          <w:rFonts w:ascii="Calibri" w:hAnsi="Calibri" w:cs="Calibri"/>
          <w:color w:val="000000"/>
          <w:sz w:val="22"/>
          <w:szCs w:val="22"/>
        </w:rPr>
      </w:pPr>
    </w:p>
    <w:p w14:paraId="5690AB25" w14:textId="77777777" w:rsidR="007A0F20" w:rsidRDefault="007A0F20" w:rsidP="007A0F20">
      <w:pPr>
        <w:pStyle w:val="Heading4"/>
        <w:tabs>
          <w:tab w:val="clear" w:pos="5684"/>
          <w:tab w:val="num" w:pos="1843"/>
        </w:tabs>
        <w:ind w:left="2268"/>
        <w:rPr>
          <w:i w:val="0"/>
        </w:rPr>
      </w:pPr>
      <w:r>
        <w:rPr>
          <w:i w:val="0"/>
        </w:rPr>
        <w:t>When to use U Charts</w:t>
      </w:r>
    </w:p>
    <w:p w14:paraId="5690AB26" w14:textId="77777777" w:rsidR="007A0F20" w:rsidRPr="007A0F20" w:rsidRDefault="007A0F20" w:rsidP="007A0F20"/>
    <w:p w14:paraId="5690AB27" w14:textId="77777777" w:rsidR="007A0F20" w:rsidRPr="007A0F20" w:rsidRDefault="007A0F20" w:rsidP="007A0F20">
      <w:pPr>
        <w:pStyle w:val="Pa8"/>
        <w:numPr>
          <w:ilvl w:val="0"/>
          <w:numId w:val="43"/>
        </w:numPr>
        <w:rPr>
          <w:rFonts w:ascii="Calibri" w:hAnsi="Calibri" w:cs="Calibri"/>
          <w:color w:val="000000"/>
          <w:sz w:val="22"/>
          <w:szCs w:val="22"/>
          <w:lang w:val="en-US"/>
        </w:rPr>
      </w:pPr>
      <w:r w:rsidRPr="007A0F20">
        <w:rPr>
          <w:rFonts w:ascii="Calibri" w:hAnsi="Calibri" w:cs="Calibri"/>
          <w:color w:val="000000"/>
          <w:sz w:val="22"/>
          <w:szCs w:val="22"/>
          <w:lang w:val="en-US"/>
        </w:rPr>
        <w:t xml:space="preserve">Primarily used to follow trends and cycles over time </w:t>
      </w:r>
    </w:p>
    <w:p w14:paraId="5690AB28" w14:textId="77777777" w:rsidR="007A0F20" w:rsidRPr="007A0F20" w:rsidRDefault="007A0F20" w:rsidP="007A0F20">
      <w:pPr>
        <w:pStyle w:val="Pa8"/>
        <w:numPr>
          <w:ilvl w:val="0"/>
          <w:numId w:val="43"/>
        </w:numPr>
        <w:rPr>
          <w:rFonts w:ascii="Calibri" w:hAnsi="Calibri" w:cs="Calibri"/>
          <w:color w:val="000000"/>
          <w:sz w:val="22"/>
          <w:szCs w:val="22"/>
          <w:lang w:val="en-US"/>
        </w:rPr>
      </w:pPr>
      <w:r w:rsidRPr="007A0F20">
        <w:rPr>
          <w:rFonts w:ascii="Calibri" w:hAnsi="Calibri" w:cs="Calibri"/>
          <w:color w:val="000000"/>
          <w:sz w:val="22"/>
          <w:szCs w:val="22"/>
          <w:lang w:val="en-US"/>
        </w:rPr>
        <w:t>When the subgroup size varies from subgroup to sub</w:t>
      </w:r>
      <w:r w:rsidRPr="007A0F20">
        <w:rPr>
          <w:rFonts w:ascii="Calibri" w:hAnsi="Calibri" w:cs="Calibri"/>
          <w:color w:val="000000"/>
          <w:sz w:val="22"/>
          <w:szCs w:val="22"/>
          <w:lang w:val="en-US"/>
        </w:rPr>
        <w:softHyphen/>
        <w:t xml:space="preserve">group </w:t>
      </w:r>
    </w:p>
    <w:p w14:paraId="5690AB29" w14:textId="77777777" w:rsidR="007A0F20" w:rsidRPr="007A0F20" w:rsidRDefault="007A0F20" w:rsidP="007A0F20">
      <w:pPr>
        <w:pStyle w:val="Pa8"/>
        <w:numPr>
          <w:ilvl w:val="0"/>
          <w:numId w:val="43"/>
        </w:numPr>
        <w:rPr>
          <w:rFonts w:ascii="Calibri" w:hAnsi="Calibri" w:cs="Calibri"/>
          <w:color w:val="000000"/>
          <w:sz w:val="22"/>
          <w:szCs w:val="22"/>
          <w:lang w:val="en-US"/>
        </w:rPr>
      </w:pPr>
      <w:r w:rsidRPr="007A0F20">
        <w:rPr>
          <w:rFonts w:ascii="Calibri" w:hAnsi="Calibri" w:cs="Calibri"/>
          <w:color w:val="000000"/>
          <w:sz w:val="22"/>
          <w:szCs w:val="22"/>
          <w:lang w:val="en-US"/>
        </w:rPr>
        <w:t>When the probability of an occurrence is less than 10 percent</w:t>
      </w:r>
    </w:p>
    <w:p w14:paraId="5690AB2A" w14:textId="77777777" w:rsidR="007A0F20" w:rsidRPr="007A0F20" w:rsidRDefault="007A0F20" w:rsidP="007A0F20">
      <w:pPr>
        <w:pStyle w:val="Pa8"/>
        <w:numPr>
          <w:ilvl w:val="0"/>
          <w:numId w:val="43"/>
        </w:numPr>
        <w:rPr>
          <w:rFonts w:ascii="Calibri" w:hAnsi="Calibri" w:cs="Calibri"/>
          <w:color w:val="000000"/>
          <w:sz w:val="22"/>
          <w:szCs w:val="22"/>
          <w:lang w:val="en-US"/>
        </w:rPr>
      </w:pPr>
      <w:r w:rsidRPr="007A0F20">
        <w:rPr>
          <w:rFonts w:ascii="Calibri" w:hAnsi="Calibri" w:cs="Calibri"/>
          <w:color w:val="000000"/>
          <w:sz w:val="22"/>
          <w:szCs w:val="22"/>
          <w:lang w:val="en-US"/>
        </w:rPr>
        <w:t>When occurrences are independent from one another</w:t>
      </w:r>
    </w:p>
    <w:p w14:paraId="5690AB2B" w14:textId="77777777" w:rsidR="00D5635C" w:rsidRPr="004B5426" w:rsidRDefault="00D5635C" w:rsidP="00D5635C">
      <w:pPr>
        <w:pStyle w:val="Heading1"/>
        <w:spacing w:line="360" w:lineRule="auto"/>
        <w:rPr>
          <w:rFonts w:ascii="Calibri" w:hAnsi="Calibri" w:cs="Calibri"/>
          <w:b/>
          <w:bCs/>
          <w:sz w:val="32"/>
          <w:szCs w:val="32"/>
        </w:rPr>
      </w:pPr>
      <w:bookmarkStart w:id="41" w:name="_Toc169862278"/>
      <w:bookmarkStart w:id="42" w:name="_Toc401161056"/>
      <w:r w:rsidRPr="004B5426">
        <w:rPr>
          <w:rFonts w:ascii="Calibri" w:hAnsi="Calibri" w:cs="Calibri"/>
          <w:b/>
          <w:bCs/>
          <w:sz w:val="32"/>
          <w:szCs w:val="32"/>
        </w:rPr>
        <w:t>Process Capability Analysis</w:t>
      </w:r>
      <w:bookmarkEnd w:id="41"/>
      <w:bookmarkEnd w:id="42"/>
    </w:p>
    <w:p w14:paraId="5690AB2C" w14:textId="77777777" w:rsidR="00D5635C" w:rsidRPr="004B5426" w:rsidRDefault="00D5635C" w:rsidP="00D5635C">
      <w:pPr>
        <w:pStyle w:val="NormalWeb"/>
        <w:spacing w:line="360" w:lineRule="auto"/>
        <w:jc w:val="both"/>
        <w:rPr>
          <w:rFonts w:ascii="Calibri" w:hAnsi="Calibri" w:cs="Calibri"/>
          <w:sz w:val="22"/>
          <w:szCs w:val="22"/>
        </w:rPr>
      </w:pPr>
      <w:r w:rsidRPr="004B5426">
        <w:rPr>
          <w:rFonts w:ascii="Calibri" w:hAnsi="Calibri" w:cs="Calibri"/>
          <w:sz w:val="22"/>
          <w:szCs w:val="22"/>
        </w:rPr>
        <w:t>The object of the capability analysis is to determine what the process can do if it is operated the way it is designed to be operated. This means that such obvious sources of potential variation will be controlled while the study is conducted.</w:t>
      </w:r>
    </w:p>
    <w:p w14:paraId="5690AB2D" w14:textId="77777777" w:rsidR="00D5635C" w:rsidRPr="004B5426" w:rsidRDefault="00D5635C" w:rsidP="00D5635C">
      <w:pPr>
        <w:pStyle w:val="NormalWeb"/>
        <w:spacing w:line="360" w:lineRule="auto"/>
        <w:jc w:val="both"/>
        <w:rPr>
          <w:rFonts w:ascii="Calibri" w:hAnsi="Calibri" w:cs="Calibri"/>
          <w:sz w:val="20"/>
          <w:szCs w:val="20"/>
        </w:rPr>
      </w:pPr>
      <w:r w:rsidRPr="004B5426">
        <w:rPr>
          <w:rFonts w:ascii="Calibri" w:hAnsi="Calibri" w:cs="Calibri"/>
          <w:sz w:val="22"/>
          <w:szCs w:val="22"/>
        </w:rPr>
        <w:t>Run Chart and Control Chart of the Process output helps in determining the stability (if the process is statistically in control or not). It makes little sense to examine the process capability if the process is not in control. Therefore, the first step towards a high-quality process is to bring the process under control.</w:t>
      </w:r>
    </w:p>
    <w:p w14:paraId="5690AB2E" w14:textId="77777777" w:rsidR="00D5635C" w:rsidRPr="004B5426" w:rsidRDefault="00D5635C" w:rsidP="00D5635C">
      <w:pPr>
        <w:pStyle w:val="NormalWeb"/>
        <w:spacing w:line="360" w:lineRule="auto"/>
        <w:jc w:val="both"/>
        <w:rPr>
          <w:rFonts w:ascii="Calibri" w:hAnsi="Calibri" w:cs="Calibri"/>
          <w:i/>
          <w:iCs/>
          <w:sz w:val="22"/>
          <w:szCs w:val="22"/>
        </w:rPr>
      </w:pPr>
      <w:r w:rsidRPr="004B5426">
        <w:rPr>
          <w:rFonts w:ascii="Calibri" w:hAnsi="Calibri" w:cs="Calibri"/>
          <w:i/>
          <w:iCs/>
          <w:sz w:val="22"/>
          <w:szCs w:val="22"/>
        </w:rPr>
        <w:t>Shewhart defined control as follows:</w:t>
      </w:r>
    </w:p>
    <w:p w14:paraId="5690AB2F" w14:textId="77777777" w:rsidR="00D5635C" w:rsidRPr="004B5426" w:rsidRDefault="00D5635C" w:rsidP="00D5635C">
      <w:pPr>
        <w:pStyle w:val="NormalWeb"/>
        <w:spacing w:line="360" w:lineRule="auto"/>
        <w:jc w:val="both"/>
        <w:rPr>
          <w:rFonts w:ascii="Calibri" w:hAnsi="Calibri" w:cs="Calibri"/>
          <w:i/>
          <w:iCs/>
          <w:sz w:val="22"/>
          <w:szCs w:val="22"/>
        </w:rPr>
      </w:pPr>
      <w:r w:rsidRPr="004B5426">
        <w:rPr>
          <w:rFonts w:ascii="Calibri" w:hAnsi="Calibri" w:cs="Calibri"/>
          <w:i/>
          <w:iCs/>
          <w:sz w:val="22"/>
          <w:szCs w:val="22"/>
        </w:rPr>
        <w:lastRenderedPageBreak/>
        <w:t>A phenomenon will be said to be controlled when, through the use of past experience, we can predict, at least within limits, how the phenomenon may be expected to vary in the future. Here it is understood that prediction within limits means that we can state, at least approximately, the probability that the observed phenomenon will fall within the given limits.</w:t>
      </w:r>
    </w:p>
    <w:p w14:paraId="5690AB30" w14:textId="77777777" w:rsidR="00D5635C" w:rsidRPr="004B5426" w:rsidRDefault="00D5635C" w:rsidP="00D5635C">
      <w:pPr>
        <w:pStyle w:val="Heading2"/>
        <w:spacing w:line="360" w:lineRule="auto"/>
        <w:rPr>
          <w:rFonts w:ascii="Calibri" w:hAnsi="Calibri" w:cs="Calibri"/>
          <w:sz w:val="28"/>
          <w:szCs w:val="28"/>
        </w:rPr>
      </w:pPr>
      <w:bookmarkStart w:id="43" w:name="_Toc401161057"/>
      <w:r w:rsidRPr="004B5426">
        <w:rPr>
          <w:rFonts w:ascii="Calibri" w:hAnsi="Calibri" w:cs="Calibri"/>
          <w:sz w:val="28"/>
          <w:szCs w:val="28"/>
        </w:rPr>
        <w:t>Process variations</w:t>
      </w:r>
      <w:bookmarkEnd w:id="43"/>
    </w:p>
    <w:p w14:paraId="5690AB31" w14:textId="77777777" w:rsidR="00D5635C" w:rsidRPr="004B5426" w:rsidRDefault="00D5635C" w:rsidP="00D5635C">
      <w:pPr>
        <w:pStyle w:val="NormalWeb"/>
        <w:numPr>
          <w:ilvl w:val="0"/>
          <w:numId w:val="16"/>
        </w:numPr>
        <w:spacing w:line="360" w:lineRule="auto"/>
        <w:ind w:left="630" w:hanging="540"/>
        <w:jc w:val="both"/>
        <w:rPr>
          <w:rFonts w:ascii="Calibri" w:hAnsi="Calibri" w:cs="Calibri"/>
          <w:sz w:val="22"/>
          <w:szCs w:val="22"/>
        </w:rPr>
      </w:pPr>
      <w:r w:rsidRPr="004B5426">
        <w:rPr>
          <w:rFonts w:ascii="Calibri" w:hAnsi="Calibri" w:cs="Calibri"/>
          <w:b/>
          <w:sz w:val="24"/>
          <w:szCs w:val="24"/>
        </w:rPr>
        <w:t>Common Cause of Variation</w:t>
      </w:r>
      <w:r w:rsidRPr="004B5426">
        <w:rPr>
          <w:rFonts w:ascii="Calibri" w:hAnsi="Calibri" w:cs="Calibri"/>
          <w:sz w:val="20"/>
          <w:szCs w:val="20"/>
        </w:rPr>
        <w:t xml:space="preserve"> - </w:t>
      </w:r>
      <w:r w:rsidRPr="004B5426">
        <w:rPr>
          <w:rFonts w:ascii="Calibri" w:hAnsi="Calibri" w:cs="Calibri"/>
          <w:sz w:val="22"/>
          <w:szCs w:val="22"/>
        </w:rPr>
        <w:t xml:space="preserve">A source of *Quality* failure that is always present as part of the random *Variation* inherent in the *Process* itself. </w:t>
      </w:r>
    </w:p>
    <w:p w14:paraId="5690AB32" w14:textId="77777777" w:rsidR="00CF3DAE" w:rsidRDefault="00D5635C" w:rsidP="00CF3DAE">
      <w:pPr>
        <w:pStyle w:val="NormalWeb"/>
        <w:spacing w:line="360" w:lineRule="auto"/>
        <w:ind w:left="630"/>
        <w:rPr>
          <w:rFonts w:ascii="Calibri" w:hAnsi="Calibri" w:cs="Calibri"/>
          <w:sz w:val="20"/>
          <w:szCs w:val="20"/>
        </w:rPr>
      </w:pPr>
      <w:r w:rsidRPr="004B5426">
        <w:rPr>
          <w:rFonts w:ascii="Calibri" w:hAnsi="Calibri" w:cs="Calibri"/>
          <w:sz w:val="22"/>
          <w:szCs w:val="22"/>
        </w:rPr>
        <w:t>Common cause variability is a source of variation caused by unknown factors that result in a steady but random distribution of output around the average of the data. Common cause variation is a measure of the process's potential, or how well the process can perform when special cause variation is removed. Therefore, it is a measure of the process technology. Common cause variation is also called random variation, noise, noncontrollable variation, within-group variation, or inherent variation.</w:t>
      </w:r>
      <w:r w:rsidRPr="004B5426">
        <w:rPr>
          <w:rFonts w:ascii="Calibri" w:hAnsi="Calibri" w:cs="Calibri"/>
          <w:sz w:val="20"/>
          <w:szCs w:val="20"/>
        </w:rPr>
        <w:br/>
      </w:r>
    </w:p>
    <w:p w14:paraId="5690AB33" w14:textId="77777777" w:rsidR="00D5635C" w:rsidRPr="004B5426" w:rsidRDefault="00D5635C" w:rsidP="00CF3DAE">
      <w:pPr>
        <w:pStyle w:val="NormalWeb"/>
        <w:spacing w:line="360" w:lineRule="auto"/>
        <w:ind w:left="630"/>
        <w:rPr>
          <w:rFonts w:ascii="Calibri" w:hAnsi="Calibri" w:cs="Calibri"/>
          <w:sz w:val="20"/>
          <w:szCs w:val="20"/>
        </w:rPr>
      </w:pPr>
      <w:r w:rsidRPr="004B5426">
        <w:rPr>
          <w:rFonts w:ascii="Calibri" w:hAnsi="Calibri" w:cs="Calibri"/>
          <w:sz w:val="20"/>
          <w:szCs w:val="20"/>
        </w:rPr>
        <w:br/>
      </w:r>
      <w:r w:rsidRPr="004B5426">
        <w:rPr>
          <w:rFonts w:ascii="Calibri" w:hAnsi="Calibri" w:cs="Calibri"/>
          <w:sz w:val="22"/>
          <w:szCs w:val="22"/>
        </w:rPr>
        <w:t>Common cause variation is the remaining variation after removing the special causes (non-normal causes) due to one or more of the 5Ms and an "E" causes (Manpower, Material, Method, Measurement, Machine, and Environment) (Refer to Fish-Bone Method in ‘ Guidelines for Statistical Analysis’ for more information)</w:t>
      </w:r>
      <w:r w:rsidRPr="004B5426">
        <w:rPr>
          <w:rFonts w:ascii="Calibri" w:hAnsi="Calibri" w:cs="Calibri"/>
          <w:sz w:val="20"/>
          <w:szCs w:val="20"/>
        </w:rPr>
        <w:t>.</w:t>
      </w:r>
    </w:p>
    <w:p w14:paraId="5690AB34" w14:textId="77777777" w:rsidR="00D5635C" w:rsidRPr="004B5426" w:rsidRDefault="00D5635C" w:rsidP="00D5635C">
      <w:pPr>
        <w:pStyle w:val="NormalWeb"/>
        <w:numPr>
          <w:ilvl w:val="0"/>
          <w:numId w:val="16"/>
        </w:numPr>
        <w:spacing w:line="360" w:lineRule="auto"/>
        <w:ind w:left="630" w:hanging="540"/>
        <w:jc w:val="both"/>
        <w:rPr>
          <w:rFonts w:ascii="Calibri" w:hAnsi="Calibri" w:cs="Calibri"/>
          <w:sz w:val="22"/>
          <w:szCs w:val="22"/>
        </w:rPr>
      </w:pPr>
      <w:r w:rsidRPr="004B5426">
        <w:rPr>
          <w:rFonts w:ascii="Calibri" w:hAnsi="Calibri" w:cs="Calibri"/>
          <w:b/>
          <w:sz w:val="24"/>
          <w:szCs w:val="24"/>
        </w:rPr>
        <w:t>Special Cause of Variation</w:t>
      </w:r>
      <w:r w:rsidRPr="004B5426">
        <w:rPr>
          <w:rFonts w:ascii="Calibri" w:hAnsi="Calibri" w:cs="Calibri"/>
          <w:sz w:val="20"/>
          <w:szCs w:val="20"/>
        </w:rPr>
        <w:t xml:space="preserve"> - </w:t>
      </w:r>
      <w:r w:rsidRPr="004B5426">
        <w:rPr>
          <w:rFonts w:ascii="Calibri" w:hAnsi="Calibri" w:cs="Calibri"/>
          <w:sz w:val="22"/>
          <w:szCs w:val="22"/>
        </w:rPr>
        <w:t xml:space="preserve">A source of *Quality* failure that lies outside the *Process*, and so is intermittent, unpredictable, unstable; sometimes called an *Assignable Cause*. </w:t>
      </w:r>
    </w:p>
    <w:p w14:paraId="5690AB35" w14:textId="77777777" w:rsidR="00D5635C" w:rsidRPr="004B5426" w:rsidRDefault="00D5635C" w:rsidP="00D5635C">
      <w:pPr>
        <w:pStyle w:val="NormalWeb"/>
        <w:spacing w:line="360" w:lineRule="auto"/>
        <w:ind w:left="630"/>
        <w:jc w:val="both"/>
        <w:rPr>
          <w:rFonts w:ascii="Calibri" w:hAnsi="Calibri" w:cs="Calibri"/>
          <w:sz w:val="22"/>
          <w:szCs w:val="22"/>
        </w:rPr>
      </w:pPr>
      <w:r w:rsidRPr="004B5426">
        <w:rPr>
          <w:rFonts w:ascii="Calibri" w:hAnsi="Calibri" w:cs="Calibri"/>
          <w:sz w:val="22"/>
          <w:szCs w:val="22"/>
        </w:rPr>
        <w:t xml:space="preserve">Special cause variation is caused by known factors that result in a non-random distribution of output. Also referred to as "exceptional" or "assignable" variation. </w:t>
      </w:r>
      <w:r w:rsidRPr="004B5426">
        <w:rPr>
          <w:rFonts w:ascii="Calibri" w:hAnsi="Calibri" w:cs="Calibri"/>
          <w:sz w:val="22"/>
          <w:szCs w:val="22"/>
        </w:rPr>
        <w:br/>
      </w:r>
      <w:r w:rsidRPr="004B5426">
        <w:rPr>
          <w:rFonts w:ascii="Calibri" w:hAnsi="Calibri" w:cs="Calibri"/>
          <w:sz w:val="22"/>
          <w:szCs w:val="22"/>
        </w:rPr>
        <w:br/>
        <w:t>Special cause variation is a shift in output caused by a specific factor such as environmental conditions or process input parameters. It can be accounted for directly and potentially removed and is a measure of process control.</w:t>
      </w:r>
    </w:p>
    <w:p w14:paraId="5690AB36" w14:textId="77777777" w:rsidR="00D5635C" w:rsidRPr="004B5426" w:rsidRDefault="00D5635C" w:rsidP="00D5635C">
      <w:pPr>
        <w:pStyle w:val="Heading2"/>
        <w:spacing w:line="360" w:lineRule="auto"/>
        <w:rPr>
          <w:rFonts w:ascii="Calibri" w:hAnsi="Calibri" w:cs="Calibri"/>
          <w:sz w:val="28"/>
          <w:szCs w:val="28"/>
        </w:rPr>
      </w:pPr>
      <w:bookmarkStart w:id="44" w:name="_Toc401161058"/>
      <w:r w:rsidRPr="004B5426">
        <w:rPr>
          <w:rFonts w:ascii="Calibri" w:hAnsi="Calibri" w:cs="Calibri"/>
          <w:sz w:val="28"/>
          <w:szCs w:val="28"/>
        </w:rPr>
        <w:lastRenderedPageBreak/>
        <w:t>Responding to Variation</w:t>
      </w:r>
      <w:bookmarkEnd w:id="44"/>
    </w:p>
    <w:p w14:paraId="5690AB37" w14:textId="77777777" w:rsidR="00D5635C" w:rsidRPr="004B5426" w:rsidRDefault="00FF77BB" w:rsidP="00D5635C">
      <w:pPr>
        <w:pStyle w:val="NormalWeb"/>
        <w:numPr>
          <w:ilvl w:val="0"/>
          <w:numId w:val="19"/>
        </w:numPr>
        <w:spacing w:line="360" w:lineRule="auto"/>
        <w:ind w:left="720" w:hanging="630"/>
        <w:jc w:val="both"/>
        <w:rPr>
          <w:rFonts w:ascii="Calibri" w:hAnsi="Calibri" w:cs="Calibri"/>
          <w:b/>
          <w:sz w:val="24"/>
          <w:szCs w:val="24"/>
        </w:rPr>
      </w:pPr>
      <w:r w:rsidRPr="004B5426">
        <w:rPr>
          <w:rFonts w:ascii="Calibri" w:hAnsi="Calibri" w:cs="Calibri"/>
          <w:b/>
          <w:sz w:val="24"/>
          <w:szCs w:val="24"/>
        </w:rPr>
        <w:t>Response</w:t>
      </w:r>
      <w:r w:rsidR="00D5635C" w:rsidRPr="004B5426">
        <w:rPr>
          <w:rFonts w:ascii="Calibri" w:hAnsi="Calibri" w:cs="Calibri"/>
          <w:b/>
          <w:sz w:val="24"/>
          <w:szCs w:val="24"/>
        </w:rPr>
        <w:t xml:space="preserve"> to Common Cause</w:t>
      </w:r>
    </w:p>
    <w:p w14:paraId="5690AB38" w14:textId="77777777" w:rsidR="00D5635C" w:rsidRPr="004B5426" w:rsidRDefault="00D5635C" w:rsidP="00D5635C">
      <w:pPr>
        <w:pStyle w:val="NormalWeb"/>
        <w:spacing w:line="360" w:lineRule="auto"/>
        <w:ind w:left="720"/>
        <w:jc w:val="both"/>
        <w:rPr>
          <w:rFonts w:ascii="Calibri" w:hAnsi="Calibri" w:cs="Calibri"/>
          <w:sz w:val="22"/>
          <w:szCs w:val="22"/>
        </w:rPr>
      </w:pPr>
      <w:r w:rsidRPr="004B5426">
        <w:rPr>
          <w:rFonts w:ascii="Calibri" w:hAnsi="Calibri" w:cs="Calibri"/>
          <w:sz w:val="22"/>
          <w:szCs w:val="22"/>
        </w:rPr>
        <w:t>Just because a process is stable, or in statistical control, does not mean that its results are satisfactory. A process may be very consistent, day in and day out making items that are nowhere near specification limits. Or, as the Japanese have done so successfully, variation can be systematically reduced, even in stable processes, enabling a gradual tightening of specification limits, and an overall increase in product quality at lower cost.</w:t>
      </w:r>
    </w:p>
    <w:p w14:paraId="5690AB39" w14:textId="77777777" w:rsidR="00D5635C" w:rsidRPr="004B5426" w:rsidRDefault="00D5635C" w:rsidP="00D5635C">
      <w:pPr>
        <w:pStyle w:val="NormalWeb"/>
        <w:spacing w:line="360" w:lineRule="auto"/>
        <w:ind w:left="720"/>
        <w:jc w:val="both"/>
        <w:rPr>
          <w:rFonts w:ascii="Calibri" w:hAnsi="Calibri" w:cs="Calibri"/>
          <w:sz w:val="22"/>
          <w:szCs w:val="22"/>
        </w:rPr>
      </w:pPr>
      <w:r w:rsidRPr="004B5426">
        <w:rPr>
          <w:rFonts w:ascii="Calibri" w:hAnsi="Calibri" w:cs="Calibri"/>
          <w:sz w:val="22"/>
          <w:szCs w:val="22"/>
        </w:rPr>
        <w:t>Improving a stable process is somewhat more difficult than improving an unstable process because, by definition, a stable process has no special causes of variation that jump out at you, asking to be investigated. Instead, you are faced with the task of looking at all data about the process, not simply what made one point different from the others.</w:t>
      </w:r>
    </w:p>
    <w:p w14:paraId="5690AB3A" w14:textId="77777777" w:rsidR="00D5635C" w:rsidRPr="004B5426" w:rsidRDefault="00D5635C" w:rsidP="00D5635C">
      <w:pPr>
        <w:pStyle w:val="NormalWeb"/>
        <w:spacing w:line="360" w:lineRule="auto"/>
        <w:ind w:left="720"/>
        <w:jc w:val="both"/>
        <w:rPr>
          <w:rFonts w:ascii="Calibri" w:hAnsi="Calibri" w:cs="Calibri"/>
          <w:sz w:val="20"/>
          <w:szCs w:val="20"/>
        </w:rPr>
      </w:pPr>
      <w:r w:rsidRPr="004B5426">
        <w:rPr>
          <w:rFonts w:ascii="Calibri" w:hAnsi="Calibri" w:cs="Calibri"/>
          <w:sz w:val="22"/>
          <w:szCs w:val="22"/>
        </w:rPr>
        <w:t>Common causes of variation often lie hidden within the system, and are sometimes assumed to be unavoidable. Yet it is very possible, and often very rewarding, to improve processes and reduce common cause variation. Experience had shown that, amongst the people in and around the process, there are enough ideas for improvements to make a significant impact, even on a sound process.</w:t>
      </w:r>
    </w:p>
    <w:p w14:paraId="5690AB3B" w14:textId="77777777" w:rsidR="00D5635C" w:rsidRPr="004B5426" w:rsidRDefault="00FF77BB" w:rsidP="00D5635C">
      <w:pPr>
        <w:pStyle w:val="NormalWeb"/>
        <w:numPr>
          <w:ilvl w:val="0"/>
          <w:numId w:val="19"/>
        </w:numPr>
        <w:spacing w:line="360" w:lineRule="auto"/>
        <w:ind w:left="720" w:hanging="630"/>
        <w:jc w:val="both"/>
        <w:rPr>
          <w:rFonts w:ascii="Calibri" w:hAnsi="Calibri" w:cs="Calibri"/>
          <w:b/>
          <w:sz w:val="24"/>
          <w:szCs w:val="24"/>
        </w:rPr>
      </w:pPr>
      <w:r w:rsidRPr="004B5426">
        <w:rPr>
          <w:rFonts w:ascii="Calibri" w:hAnsi="Calibri" w:cs="Calibri"/>
          <w:b/>
          <w:sz w:val="24"/>
          <w:szCs w:val="24"/>
        </w:rPr>
        <w:t>Responses</w:t>
      </w:r>
      <w:r w:rsidR="00D5635C" w:rsidRPr="004B5426">
        <w:rPr>
          <w:rFonts w:ascii="Calibri" w:hAnsi="Calibri" w:cs="Calibri"/>
          <w:b/>
          <w:sz w:val="24"/>
          <w:szCs w:val="24"/>
        </w:rPr>
        <w:t xml:space="preserve"> to Special Causes</w:t>
      </w:r>
    </w:p>
    <w:p w14:paraId="5690AB3C" w14:textId="77777777" w:rsidR="00D5635C" w:rsidRPr="004B5426" w:rsidRDefault="00D5635C" w:rsidP="00D5635C">
      <w:pPr>
        <w:pStyle w:val="NormalWeb"/>
        <w:spacing w:line="360" w:lineRule="auto"/>
        <w:ind w:left="720"/>
        <w:jc w:val="both"/>
        <w:rPr>
          <w:rFonts w:ascii="Calibri" w:hAnsi="Calibri" w:cs="Calibri"/>
          <w:sz w:val="22"/>
          <w:szCs w:val="22"/>
        </w:rPr>
      </w:pPr>
      <w:r w:rsidRPr="004B5426">
        <w:rPr>
          <w:rFonts w:ascii="Calibri" w:hAnsi="Calibri" w:cs="Calibri"/>
          <w:sz w:val="22"/>
          <w:szCs w:val="22"/>
        </w:rPr>
        <w:t>When a process is being affected by special causes of variation, it is called "unstable", or "out of control". Removing special causes when they are harmful (which is most of the time) or integrating them when they are beneficial (which is rare) is an important part of process improvement.</w:t>
      </w:r>
    </w:p>
    <w:p w14:paraId="5690AB3D" w14:textId="77777777" w:rsidR="00D5635C" w:rsidRPr="004B5426" w:rsidRDefault="00D5635C" w:rsidP="00D5635C">
      <w:pPr>
        <w:pStyle w:val="NormalWeb"/>
        <w:spacing w:line="360" w:lineRule="auto"/>
        <w:ind w:left="720"/>
        <w:jc w:val="both"/>
        <w:rPr>
          <w:rFonts w:ascii="Calibri" w:hAnsi="Calibri" w:cs="Calibri"/>
          <w:sz w:val="22"/>
          <w:szCs w:val="22"/>
        </w:rPr>
      </w:pPr>
      <w:r w:rsidRPr="004B5426">
        <w:rPr>
          <w:rFonts w:ascii="Calibri" w:hAnsi="Calibri" w:cs="Calibri"/>
          <w:sz w:val="22"/>
          <w:szCs w:val="22"/>
        </w:rPr>
        <w:t>It is easiest to deal with special causes if they are spotted early and the data used to identify them is timely. Tracking down special causes relies heavily on people's memories of what made that occurrence different from all the others. People may quickly forget any unusual circumstances that may have triggered the unusual variation.</w:t>
      </w:r>
    </w:p>
    <w:p w14:paraId="5690AB3E" w14:textId="77777777" w:rsidR="00D5635C" w:rsidRPr="004B5426" w:rsidRDefault="00D5635C" w:rsidP="00D5635C">
      <w:pPr>
        <w:pStyle w:val="NormalWeb"/>
        <w:spacing w:line="360" w:lineRule="auto"/>
        <w:ind w:left="720"/>
        <w:jc w:val="both"/>
        <w:rPr>
          <w:rFonts w:ascii="Calibri" w:hAnsi="Calibri" w:cs="Calibri"/>
          <w:sz w:val="22"/>
          <w:szCs w:val="22"/>
        </w:rPr>
      </w:pPr>
      <w:r w:rsidRPr="004B5426">
        <w:rPr>
          <w:rFonts w:ascii="Calibri" w:hAnsi="Calibri" w:cs="Calibri"/>
          <w:sz w:val="22"/>
          <w:szCs w:val="22"/>
        </w:rPr>
        <w:t>When you spot a special cause:</w:t>
      </w:r>
    </w:p>
    <w:p w14:paraId="5690AB3F" w14:textId="77777777" w:rsidR="00D5635C" w:rsidRPr="004B5426" w:rsidRDefault="00D5635C" w:rsidP="00D5635C">
      <w:pPr>
        <w:numPr>
          <w:ilvl w:val="1"/>
          <w:numId w:val="20"/>
        </w:numPr>
        <w:tabs>
          <w:tab w:val="clear" w:pos="2016"/>
          <w:tab w:val="num" w:pos="1080"/>
        </w:tabs>
        <w:spacing w:line="360" w:lineRule="auto"/>
        <w:ind w:left="1080" w:hanging="270"/>
        <w:jc w:val="left"/>
        <w:rPr>
          <w:rFonts w:ascii="Calibri" w:hAnsi="Calibri" w:cs="Calibri"/>
          <w:sz w:val="22"/>
          <w:szCs w:val="22"/>
          <w:lang w:val="en-GB"/>
        </w:rPr>
      </w:pPr>
      <w:r w:rsidRPr="004B5426">
        <w:rPr>
          <w:rFonts w:ascii="Calibri" w:hAnsi="Calibri" w:cs="Calibri"/>
          <w:sz w:val="22"/>
          <w:szCs w:val="22"/>
          <w:lang w:val="en-GB"/>
        </w:rPr>
        <w:t xml:space="preserve">The first thing to do is control any damage or problems with an immediate, short-term fix. Be careful not to view this fix as a permanent solution or the process will never be improved. </w:t>
      </w:r>
    </w:p>
    <w:p w14:paraId="5690AB40" w14:textId="77777777" w:rsidR="00D5635C" w:rsidRPr="004B5426" w:rsidRDefault="00D5635C" w:rsidP="00D5635C">
      <w:pPr>
        <w:numPr>
          <w:ilvl w:val="1"/>
          <w:numId w:val="20"/>
        </w:numPr>
        <w:tabs>
          <w:tab w:val="clear" w:pos="2016"/>
          <w:tab w:val="num" w:pos="1080"/>
        </w:tabs>
        <w:spacing w:line="360" w:lineRule="auto"/>
        <w:ind w:left="1080" w:hanging="270"/>
        <w:jc w:val="left"/>
        <w:rPr>
          <w:rFonts w:ascii="Calibri" w:hAnsi="Calibri" w:cs="Calibri"/>
          <w:sz w:val="22"/>
          <w:szCs w:val="22"/>
          <w:lang w:val="en-GB"/>
        </w:rPr>
      </w:pPr>
      <w:r w:rsidRPr="004B5426">
        <w:rPr>
          <w:rFonts w:ascii="Calibri" w:hAnsi="Calibri" w:cs="Calibri"/>
          <w:sz w:val="22"/>
          <w:szCs w:val="22"/>
          <w:lang w:val="en-GB"/>
        </w:rPr>
        <w:lastRenderedPageBreak/>
        <w:t xml:space="preserve">Once a quick fix is in place, search for the cause. Ask people in the process what was different that time. What was out of the ordinary? It might not have been much – an unexpected emergency, a change in schedules, or new materials. The need for this sort of information is part of the reason for collecting very complete data the first time around, noting details and traceability factors about a sample or recorded event. </w:t>
      </w:r>
    </w:p>
    <w:p w14:paraId="5690AB41" w14:textId="77777777" w:rsidR="00D5635C" w:rsidRPr="004B5426" w:rsidRDefault="00D5635C" w:rsidP="00D5635C">
      <w:pPr>
        <w:numPr>
          <w:ilvl w:val="1"/>
          <w:numId w:val="20"/>
        </w:numPr>
        <w:tabs>
          <w:tab w:val="clear" w:pos="2016"/>
          <w:tab w:val="num" w:pos="1080"/>
        </w:tabs>
        <w:spacing w:line="360" w:lineRule="auto"/>
        <w:ind w:left="1080" w:hanging="270"/>
        <w:jc w:val="left"/>
        <w:rPr>
          <w:rFonts w:ascii="Calibri" w:hAnsi="Calibri" w:cs="Calibri"/>
          <w:sz w:val="22"/>
          <w:szCs w:val="22"/>
          <w:lang w:val="en-GB"/>
        </w:rPr>
      </w:pPr>
      <w:r w:rsidRPr="004B5426">
        <w:rPr>
          <w:rFonts w:ascii="Calibri" w:hAnsi="Calibri" w:cs="Calibri"/>
          <w:sz w:val="22"/>
          <w:szCs w:val="22"/>
          <w:lang w:val="en-GB"/>
        </w:rPr>
        <w:t>Once you have discovered the special cause, you can develop a longer-term remedy. Most special</w:t>
      </w:r>
      <w:r w:rsidRPr="004B5426">
        <w:rPr>
          <w:rFonts w:ascii="Calibri" w:hAnsi="Calibri" w:cs="Calibri"/>
          <w:color w:val="000000"/>
          <w:sz w:val="22"/>
          <w:szCs w:val="22"/>
        </w:rPr>
        <w:t xml:space="preserve"> causes have a negative impact on the output of the process and need to be removed. Occasionally, a special cause can have a positive impact depending on the nature of the process. If this is the case, finds ways to capture and integrate it into the system.</w:t>
      </w:r>
    </w:p>
    <w:p w14:paraId="5690AB42" w14:textId="77777777" w:rsidR="00D5635C" w:rsidRPr="004B5426" w:rsidRDefault="00D5635C" w:rsidP="00D5635C">
      <w:pPr>
        <w:numPr>
          <w:ilvl w:val="1"/>
          <w:numId w:val="20"/>
        </w:numPr>
        <w:tabs>
          <w:tab w:val="clear" w:pos="2016"/>
          <w:tab w:val="num" w:pos="1080"/>
        </w:tabs>
        <w:spacing w:line="360" w:lineRule="auto"/>
        <w:ind w:left="1080" w:hanging="270"/>
        <w:jc w:val="left"/>
        <w:rPr>
          <w:rFonts w:ascii="Calibri" w:hAnsi="Calibri" w:cs="Calibri"/>
          <w:sz w:val="22"/>
          <w:szCs w:val="22"/>
          <w:lang w:val="en-GB"/>
        </w:rPr>
      </w:pPr>
      <w:r w:rsidRPr="004B5426">
        <w:rPr>
          <w:rFonts w:ascii="Calibri" w:hAnsi="Calibri" w:cs="Calibri"/>
          <w:sz w:val="22"/>
          <w:szCs w:val="22"/>
          <w:lang w:val="en-GB"/>
        </w:rPr>
        <w:t xml:space="preserve">Avoid these mistakes: </w:t>
      </w:r>
    </w:p>
    <w:p w14:paraId="5690AB43" w14:textId="77777777" w:rsidR="00D5635C" w:rsidRPr="004B5426" w:rsidRDefault="00D5635C" w:rsidP="00D5635C">
      <w:pPr>
        <w:numPr>
          <w:ilvl w:val="0"/>
          <w:numId w:val="18"/>
        </w:numPr>
        <w:tabs>
          <w:tab w:val="clear" w:pos="2016"/>
          <w:tab w:val="num" w:pos="1620"/>
        </w:tabs>
        <w:spacing w:line="360" w:lineRule="auto"/>
        <w:ind w:left="1620" w:hanging="540"/>
        <w:jc w:val="left"/>
        <w:rPr>
          <w:rFonts w:ascii="Calibri" w:hAnsi="Calibri" w:cs="Calibri"/>
          <w:sz w:val="22"/>
          <w:szCs w:val="22"/>
          <w:lang w:val="en-GB"/>
        </w:rPr>
      </w:pPr>
      <w:r w:rsidRPr="004B5426">
        <w:rPr>
          <w:rFonts w:ascii="Calibri" w:hAnsi="Calibri" w:cs="Calibri"/>
          <w:sz w:val="22"/>
          <w:szCs w:val="22"/>
          <w:lang w:val="en-GB"/>
        </w:rPr>
        <w:t xml:space="preserve">Changing the process to accommodate the special cause. This usually adds cost and bureaucracy. </w:t>
      </w:r>
    </w:p>
    <w:p w14:paraId="5690AB44" w14:textId="77777777" w:rsidR="00D5635C" w:rsidRPr="004B5426" w:rsidRDefault="00D5635C" w:rsidP="00D5635C">
      <w:pPr>
        <w:numPr>
          <w:ilvl w:val="0"/>
          <w:numId w:val="18"/>
        </w:numPr>
        <w:tabs>
          <w:tab w:val="clear" w:pos="2016"/>
          <w:tab w:val="num" w:pos="1620"/>
        </w:tabs>
        <w:spacing w:line="360" w:lineRule="auto"/>
        <w:ind w:left="1620" w:hanging="540"/>
        <w:jc w:val="left"/>
        <w:rPr>
          <w:rFonts w:ascii="Calibri" w:hAnsi="Calibri" w:cs="Calibri"/>
          <w:sz w:val="22"/>
          <w:szCs w:val="22"/>
          <w:lang w:val="en-GB"/>
        </w:rPr>
      </w:pPr>
      <w:r w:rsidRPr="004B5426">
        <w:rPr>
          <w:rFonts w:ascii="Calibri" w:hAnsi="Calibri" w:cs="Calibri"/>
          <w:sz w:val="22"/>
          <w:szCs w:val="22"/>
          <w:lang w:val="en-GB"/>
        </w:rPr>
        <w:t xml:space="preserve">Blaming individuals. Not only does everyone make mistakes, but also chances are that the problem would have occurred regardless of individuals involved. </w:t>
      </w:r>
    </w:p>
    <w:p w14:paraId="5690AB45" w14:textId="77777777" w:rsidR="00D5635C" w:rsidRPr="004B5426" w:rsidRDefault="00D5635C" w:rsidP="00D5635C">
      <w:pPr>
        <w:numPr>
          <w:ilvl w:val="0"/>
          <w:numId w:val="18"/>
        </w:numPr>
        <w:tabs>
          <w:tab w:val="clear" w:pos="2016"/>
          <w:tab w:val="num" w:pos="1620"/>
        </w:tabs>
        <w:spacing w:line="360" w:lineRule="auto"/>
        <w:ind w:left="1620" w:hanging="540"/>
        <w:jc w:val="left"/>
        <w:rPr>
          <w:rFonts w:ascii="Calibri" w:hAnsi="Calibri" w:cs="Calibri"/>
          <w:sz w:val="22"/>
          <w:szCs w:val="22"/>
          <w:lang w:val="en-GB"/>
        </w:rPr>
      </w:pPr>
      <w:r w:rsidRPr="004B5426">
        <w:rPr>
          <w:rFonts w:ascii="Calibri" w:hAnsi="Calibri" w:cs="Calibri"/>
          <w:sz w:val="22"/>
          <w:szCs w:val="22"/>
          <w:lang w:val="en-GB"/>
        </w:rPr>
        <w:t xml:space="preserve">Exhorting workers to simply "do better." People can only do as well as the system allows them to do. </w:t>
      </w:r>
    </w:p>
    <w:p w14:paraId="5690AB46" w14:textId="77777777" w:rsidR="00D5635C" w:rsidRPr="004B5426" w:rsidRDefault="00D5635C" w:rsidP="00D5635C">
      <w:pPr>
        <w:numPr>
          <w:ilvl w:val="0"/>
          <w:numId w:val="18"/>
        </w:numPr>
        <w:tabs>
          <w:tab w:val="clear" w:pos="2016"/>
          <w:tab w:val="num" w:pos="1620"/>
        </w:tabs>
        <w:spacing w:line="360" w:lineRule="auto"/>
        <w:ind w:left="1620" w:hanging="540"/>
        <w:jc w:val="left"/>
        <w:rPr>
          <w:rFonts w:ascii="Calibri" w:hAnsi="Calibri" w:cs="Calibri"/>
          <w:lang w:val="en-GB"/>
        </w:rPr>
      </w:pPr>
      <w:r w:rsidRPr="004B5426">
        <w:rPr>
          <w:rFonts w:ascii="Calibri" w:hAnsi="Calibri" w:cs="Calibri"/>
          <w:sz w:val="22"/>
          <w:szCs w:val="22"/>
          <w:lang w:val="en-GB"/>
        </w:rPr>
        <w:t>It's important not to stop when you've eliminated special causes of variation. You're only halfway, at that point. The next thing is to reduce common cause variation via systematic process improvement.</w:t>
      </w:r>
    </w:p>
    <w:p w14:paraId="5690AB47" w14:textId="77777777" w:rsidR="00346DD8" w:rsidRPr="004B5426" w:rsidRDefault="00346DD8" w:rsidP="007821C8">
      <w:pPr>
        <w:pStyle w:val="Heading1"/>
        <w:spacing w:line="360" w:lineRule="auto"/>
        <w:rPr>
          <w:rFonts w:ascii="Calibri" w:hAnsi="Calibri" w:cs="Calibri"/>
          <w:b/>
          <w:bCs/>
          <w:sz w:val="32"/>
          <w:szCs w:val="32"/>
        </w:rPr>
      </w:pPr>
      <w:bookmarkStart w:id="45" w:name="_Toc401161059"/>
      <w:r w:rsidRPr="004B5426">
        <w:rPr>
          <w:rFonts w:ascii="Calibri" w:hAnsi="Calibri" w:cs="Calibri"/>
          <w:b/>
          <w:bCs/>
          <w:sz w:val="32"/>
          <w:szCs w:val="32"/>
        </w:rPr>
        <w:t>Box and Whisker Plot</w:t>
      </w:r>
      <w:bookmarkEnd w:id="45"/>
    </w:p>
    <w:p w14:paraId="5690AB48" w14:textId="77777777" w:rsidR="00346DD8" w:rsidRPr="004B5426" w:rsidRDefault="00346DD8" w:rsidP="00557C9D">
      <w:pPr>
        <w:pStyle w:val="NormalWeb"/>
        <w:spacing w:line="360" w:lineRule="auto"/>
        <w:jc w:val="both"/>
        <w:rPr>
          <w:rFonts w:ascii="Calibri" w:hAnsi="Calibri" w:cs="Calibri"/>
          <w:sz w:val="22"/>
          <w:szCs w:val="22"/>
        </w:rPr>
      </w:pPr>
      <w:r w:rsidRPr="004B5426">
        <w:rPr>
          <w:rFonts w:ascii="Calibri" w:hAnsi="Calibri" w:cs="Calibri"/>
          <w:sz w:val="22"/>
          <w:szCs w:val="22"/>
        </w:rPr>
        <w:t>A box and whisker plot is a graphical method of displaying variation in a set of data. In most cases a histogram provides a sufficient display; however, a box and whisker plot can provide additional detail while allowing multiple sets of data to be displayed in the same graph. Some types are called box and whisker plots with outliers.</w:t>
      </w:r>
    </w:p>
    <w:p w14:paraId="5690AB49" w14:textId="77777777" w:rsidR="00346DD8" w:rsidRPr="004B5426" w:rsidRDefault="00346DD8" w:rsidP="007821C8">
      <w:pPr>
        <w:pStyle w:val="Heading2"/>
        <w:spacing w:line="360" w:lineRule="auto"/>
        <w:rPr>
          <w:rFonts w:ascii="Calibri" w:hAnsi="Calibri" w:cs="Calibri"/>
          <w:sz w:val="28"/>
          <w:szCs w:val="28"/>
        </w:rPr>
      </w:pPr>
      <w:bookmarkStart w:id="46" w:name="_Toc401161060"/>
      <w:r w:rsidRPr="004B5426">
        <w:rPr>
          <w:rFonts w:ascii="Calibri" w:hAnsi="Calibri" w:cs="Calibri"/>
          <w:sz w:val="28"/>
          <w:szCs w:val="28"/>
        </w:rPr>
        <w:t>Why Use a Box and Whisker Plot?</w:t>
      </w:r>
      <w:bookmarkEnd w:id="46"/>
      <w:r w:rsidRPr="004B5426">
        <w:rPr>
          <w:rFonts w:ascii="Calibri" w:hAnsi="Calibri" w:cs="Calibri"/>
          <w:sz w:val="28"/>
          <w:szCs w:val="28"/>
        </w:rPr>
        <w:t xml:space="preserve"> </w:t>
      </w:r>
    </w:p>
    <w:p w14:paraId="5690AB4A" w14:textId="77777777" w:rsidR="00346DD8" w:rsidRPr="004B5426" w:rsidRDefault="00346DD8" w:rsidP="00C460FD">
      <w:pPr>
        <w:pStyle w:val="NormalWeb"/>
        <w:spacing w:line="360" w:lineRule="auto"/>
        <w:jc w:val="both"/>
        <w:rPr>
          <w:rFonts w:ascii="Calibri" w:hAnsi="Calibri" w:cs="Calibri"/>
          <w:sz w:val="22"/>
          <w:szCs w:val="22"/>
        </w:rPr>
      </w:pPr>
      <w:r w:rsidRPr="004B5426">
        <w:rPr>
          <w:rFonts w:ascii="Calibri" w:hAnsi="Calibri" w:cs="Calibri"/>
          <w:sz w:val="22"/>
          <w:szCs w:val="22"/>
        </w:rPr>
        <w:t>Box and whisker plots are very effective and easy to read. They summarize data from multiple sources and display the results in a single graph. Box and whisker plots allow for comparison of data from different categories for easier, more effective decision-making.</w:t>
      </w:r>
    </w:p>
    <w:p w14:paraId="5690AB4B" w14:textId="77777777" w:rsidR="00346DD8" w:rsidRPr="004B5426" w:rsidRDefault="00346DD8" w:rsidP="007821C8">
      <w:pPr>
        <w:pStyle w:val="Heading2"/>
        <w:spacing w:line="360" w:lineRule="auto"/>
        <w:rPr>
          <w:rFonts w:ascii="Calibri" w:hAnsi="Calibri" w:cs="Calibri"/>
          <w:sz w:val="28"/>
          <w:szCs w:val="28"/>
        </w:rPr>
      </w:pPr>
      <w:bookmarkStart w:id="47" w:name="_Toc401161061"/>
      <w:r w:rsidRPr="004B5426">
        <w:rPr>
          <w:rFonts w:ascii="Calibri" w:hAnsi="Calibri" w:cs="Calibri"/>
          <w:sz w:val="28"/>
          <w:szCs w:val="28"/>
        </w:rPr>
        <w:lastRenderedPageBreak/>
        <w:t>When to Use a Box and Whisker Plot</w:t>
      </w:r>
      <w:bookmarkEnd w:id="47"/>
      <w:r w:rsidRPr="004B5426">
        <w:rPr>
          <w:rFonts w:ascii="Calibri" w:hAnsi="Calibri" w:cs="Calibri"/>
          <w:sz w:val="28"/>
          <w:szCs w:val="28"/>
        </w:rPr>
        <w:t xml:space="preserve"> </w:t>
      </w:r>
    </w:p>
    <w:p w14:paraId="5690AB4C" w14:textId="77777777" w:rsidR="00346DD8" w:rsidRPr="004B5426" w:rsidRDefault="00346DD8" w:rsidP="00C460FD">
      <w:pPr>
        <w:pStyle w:val="NormalWeb"/>
        <w:spacing w:line="360" w:lineRule="auto"/>
        <w:jc w:val="both"/>
        <w:rPr>
          <w:rFonts w:ascii="Calibri" w:hAnsi="Calibri" w:cs="Calibri"/>
          <w:sz w:val="22"/>
          <w:szCs w:val="22"/>
        </w:rPr>
      </w:pPr>
      <w:r w:rsidRPr="004B5426">
        <w:rPr>
          <w:rFonts w:ascii="Calibri" w:hAnsi="Calibri" w:cs="Calibri"/>
          <w:sz w:val="22"/>
          <w:szCs w:val="22"/>
        </w:rPr>
        <w:t>Use box and whisker plots when you have multiple data sets from independent sources that are related to each other in some way. Examples include test scores between schools or classrooms, data from before and after a process change, similar features on one part such as cam shaft lobes, or data from duplicate machines manufacturing the same products.</w:t>
      </w:r>
    </w:p>
    <w:p w14:paraId="5690AB4D" w14:textId="77777777" w:rsidR="008117E9" w:rsidRPr="004B5426" w:rsidRDefault="008117E9" w:rsidP="007821C8">
      <w:pPr>
        <w:pStyle w:val="Heading2"/>
        <w:spacing w:line="360" w:lineRule="auto"/>
        <w:rPr>
          <w:rFonts w:ascii="Calibri" w:hAnsi="Calibri" w:cs="Calibri"/>
          <w:sz w:val="28"/>
          <w:szCs w:val="28"/>
        </w:rPr>
      </w:pPr>
      <w:bookmarkStart w:id="48" w:name="_Toc401161062"/>
      <w:r w:rsidRPr="004B5426">
        <w:rPr>
          <w:rFonts w:ascii="Calibri" w:hAnsi="Calibri" w:cs="Calibri"/>
          <w:sz w:val="28"/>
          <w:szCs w:val="28"/>
        </w:rPr>
        <w:t>A box and whisker plot is developed from five statistics.</w:t>
      </w:r>
      <w:bookmarkEnd w:id="48"/>
    </w:p>
    <w:p w14:paraId="5690AB4E" w14:textId="77777777" w:rsidR="008117E9" w:rsidRPr="004B5426" w:rsidRDefault="008117E9" w:rsidP="00D775CF">
      <w:pPr>
        <w:numPr>
          <w:ilvl w:val="0"/>
          <w:numId w:val="4"/>
        </w:numPr>
        <w:spacing w:before="100" w:beforeAutospacing="1" w:after="100" w:afterAutospacing="1" w:line="360" w:lineRule="auto"/>
        <w:rPr>
          <w:rFonts w:ascii="Calibri" w:hAnsi="Calibri" w:cs="Calibri"/>
          <w:color w:val="000000"/>
          <w:sz w:val="22"/>
          <w:szCs w:val="22"/>
        </w:rPr>
      </w:pPr>
      <w:r w:rsidRPr="004B5426">
        <w:rPr>
          <w:rFonts w:ascii="Calibri" w:hAnsi="Calibri" w:cs="Calibri"/>
          <w:color w:val="000000"/>
          <w:sz w:val="22"/>
          <w:szCs w:val="22"/>
        </w:rPr>
        <w:t xml:space="preserve">Minimum value – the smallest value in the data set </w:t>
      </w:r>
    </w:p>
    <w:p w14:paraId="5690AB4F" w14:textId="77777777" w:rsidR="008117E9" w:rsidRPr="004B5426" w:rsidRDefault="008117E9" w:rsidP="00D775CF">
      <w:pPr>
        <w:numPr>
          <w:ilvl w:val="0"/>
          <w:numId w:val="4"/>
        </w:numPr>
        <w:spacing w:before="100" w:beforeAutospacing="1" w:after="100" w:afterAutospacing="1" w:line="360" w:lineRule="auto"/>
        <w:rPr>
          <w:rFonts w:ascii="Calibri" w:hAnsi="Calibri" w:cs="Calibri"/>
          <w:color w:val="000000"/>
          <w:sz w:val="22"/>
          <w:szCs w:val="22"/>
        </w:rPr>
      </w:pPr>
      <w:r w:rsidRPr="004B5426">
        <w:rPr>
          <w:rFonts w:ascii="Calibri" w:hAnsi="Calibri" w:cs="Calibri"/>
          <w:color w:val="000000"/>
          <w:sz w:val="22"/>
          <w:szCs w:val="22"/>
        </w:rPr>
        <w:t xml:space="preserve">Second quartile – the value below which the lower 25% of the data are contained </w:t>
      </w:r>
    </w:p>
    <w:p w14:paraId="5690AB50" w14:textId="77777777" w:rsidR="008117E9" w:rsidRPr="004B5426" w:rsidRDefault="008117E9" w:rsidP="00D775CF">
      <w:pPr>
        <w:numPr>
          <w:ilvl w:val="0"/>
          <w:numId w:val="4"/>
        </w:numPr>
        <w:spacing w:before="100" w:beforeAutospacing="1" w:after="100" w:afterAutospacing="1" w:line="360" w:lineRule="auto"/>
        <w:rPr>
          <w:rFonts w:ascii="Calibri" w:hAnsi="Calibri" w:cs="Calibri"/>
          <w:color w:val="000000"/>
          <w:sz w:val="22"/>
          <w:szCs w:val="22"/>
        </w:rPr>
      </w:pPr>
      <w:r w:rsidRPr="004B5426">
        <w:rPr>
          <w:rFonts w:ascii="Calibri" w:hAnsi="Calibri" w:cs="Calibri"/>
          <w:color w:val="000000"/>
          <w:sz w:val="22"/>
          <w:szCs w:val="22"/>
        </w:rPr>
        <w:t xml:space="preserve">Median value – the middle number in a range of numbers </w:t>
      </w:r>
    </w:p>
    <w:p w14:paraId="5690AB51" w14:textId="77777777" w:rsidR="008117E9" w:rsidRPr="004B5426" w:rsidRDefault="008117E9" w:rsidP="00D775CF">
      <w:pPr>
        <w:numPr>
          <w:ilvl w:val="0"/>
          <w:numId w:val="4"/>
        </w:numPr>
        <w:spacing w:before="100" w:beforeAutospacing="1" w:after="100" w:afterAutospacing="1" w:line="360" w:lineRule="auto"/>
        <w:rPr>
          <w:rFonts w:ascii="Calibri" w:hAnsi="Calibri" w:cs="Calibri"/>
          <w:color w:val="000000"/>
          <w:sz w:val="22"/>
          <w:szCs w:val="22"/>
        </w:rPr>
      </w:pPr>
      <w:r w:rsidRPr="004B5426">
        <w:rPr>
          <w:rFonts w:ascii="Calibri" w:hAnsi="Calibri" w:cs="Calibri"/>
          <w:color w:val="000000"/>
          <w:sz w:val="22"/>
          <w:szCs w:val="22"/>
        </w:rPr>
        <w:t xml:space="preserve">Third quartile – the value above which the upper 25% of the data are contained </w:t>
      </w:r>
    </w:p>
    <w:p w14:paraId="5690AB52" w14:textId="77777777" w:rsidR="008117E9" w:rsidRPr="00276A50" w:rsidRDefault="008117E9" w:rsidP="007821C8">
      <w:pPr>
        <w:numPr>
          <w:ilvl w:val="0"/>
          <w:numId w:val="4"/>
        </w:numPr>
        <w:spacing w:before="100" w:beforeAutospacing="1" w:after="100" w:afterAutospacing="1" w:line="360" w:lineRule="auto"/>
        <w:rPr>
          <w:rFonts w:ascii="Calibri" w:hAnsi="Calibri" w:cs="Calibri"/>
          <w:color w:val="000000"/>
          <w:sz w:val="22"/>
          <w:szCs w:val="22"/>
        </w:rPr>
      </w:pPr>
      <w:r w:rsidRPr="004B5426">
        <w:rPr>
          <w:rFonts w:ascii="Calibri" w:hAnsi="Calibri" w:cs="Calibri"/>
          <w:color w:val="000000"/>
          <w:sz w:val="22"/>
          <w:szCs w:val="22"/>
        </w:rPr>
        <w:t xml:space="preserve">Maximum value – the largest value in the data set </w:t>
      </w:r>
      <w:r w:rsidRPr="00276A50">
        <w:rPr>
          <w:rFonts w:ascii="Calibri" w:hAnsi="Calibri" w:cs="Calibri"/>
          <w:szCs w:val="20"/>
        </w:rPr>
        <w:t xml:space="preserve"> </w:t>
      </w:r>
    </w:p>
    <w:p w14:paraId="5690AB53" w14:textId="77777777" w:rsidR="008117E9" w:rsidRDefault="008117E9" w:rsidP="007821C8">
      <w:pPr>
        <w:pStyle w:val="Heading2"/>
        <w:spacing w:line="360" w:lineRule="auto"/>
        <w:rPr>
          <w:rFonts w:ascii="Calibri" w:hAnsi="Calibri" w:cs="Calibri"/>
          <w:sz w:val="28"/>
          <w:szCs w:val="28"/>
        </w:rPr>
      </w:pPr>
      <w:bookmarkStart w:id="49" w:name="_Toc401161063"/>
      <w:r w:rsidRPr="004B5426">
        <w:rPr>
          <w:rFonts w:ascii="Calibri" w:hAnsi="Calibri" w:cs="Calibri"/>
          <w:sz w:val="28"/>
          <w:szCs w:val="28"/>
        </w:rPr>
        <w:t>Box and Whisker Plot Example</w:t>
      </w:r>
      <w:bookmarkEnd w:id="49"/>
      <w:r w:rsidRPr="004B5426">
        <w:rPr>
          <w:rFonts w:ascii="Calibri" w:hAnsi="Calibri" w:cs="Calibri"/>
          <w:sz w:val="28"/>
          <w:szCs w:val="28"/>
        </w:rPr>
        <w:t xml:space="preserve"> </w:t>
      </w:r>
    </w:p>
    <w:p w14:paraId="5690AB54" w14:textId="77777777" w:rsidR="00276A50" w:rsidRPr="004B5426" w:rsidRDefault="00276A50" w:rsidP="00276A50">
      <w:pPr>
        <w:pStyle w:val="NormalWeb"/>
        <w:spacing w:line="360" w:lineRule="auto"/>
        <w:jc w:val="both"/>
        <w:rPr>
          <w:rFonts w:ascii="Calibri" w:hAnsi="Calibri" w:cs="Calibri"/>
          <w:sz w:val="22"/>
          <w:szCs w:val="22"/>
        </w:rPr>
      </w:pPr>
      <w:r w:rsidRPr="004B5426">
        <w:rPr>
          <w:rFonts w:ascii="Calibri" w:hAnsi="Calibri" w:cs="Calibri"/>
          <w:sz w:val="22"/>
          <w:szCs w:val="22"/>
        </w:rPr>
        <w:t>For example, given the following 20 data points, the five required statistics are displayed.</w:t>
      </w:r>
    </w:p>
    <w:tbl>
      <w:tblPr>
        <w:tblW w:w="2500" w:type="pct"/>
        <w:jc w:val="center"/>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70"/>
        <w:gridCol w:w="1828"/>
        <w:gridCol w:w="1982"/>
      </w:tblGrid>
      <w:tr w:rsidR="00276A50" w:rsidRPr="004B5426" w14:paraId="5690AB58" w14:textId="77777777" w:rsidTr="001C7C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90AB55"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Number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56"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Data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57" w14:textId="77777777" w:rsidR="00276A50" w:rsidRPr="004B5426" w:rsidRDefault="00276A50" w:rsidP="001C7C9C">
            <w:pPr>
              <w:spacing w:line="360" w:lineRule="auto"/>
              <w:rPr>
                <w:rFonts w:ascii="Calibri" w:hAnsi="Calibri" w:cs="Calibri"/>
                <w:color w:val="000000"/>
                <w:sz w:val="22"/>
                <w:szCs w:val="22"/>
              </w:rPr>
            </w:pPr>
            <w:r w:rsidRPr="004B5426">
              <w:rPr>
                <w:rFonts w:ascii="Calibri" w:hAnsi="Calibri" w:cs="Calibri"/>
                <w:color w:val="000000"/>
                <w:sz w:val="22"/>
                <w:szCs w:val="22"/>
              </w:rPr>
              <w:t> </w:t>
            </w:r>
          </w:p>
        </w:tc>
      </w:tr>
      <w:tr w:rsidR="00276A50" w:rsidRPr="004B5426" w14:paraId="5690AB5C" w14:textId="77777777" w:rsidTr="001C7C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90AB59"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5A"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113</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5B" w14:textId="77777777" w:rsidR="00276A50" w:rsidRPr="004B5426" w:rsidRDefault="00276A50" w:rsidP="001C7C9C">
            <w:pPr>
              <w:spacing w:line="360" w:lineRule="auto"/>
              <w:rPr>
                <w:rFonts w:ascii="Calibri" w:hAnsi="Calibri" w:cs="Calibri"/>
                <w:color w:val="000000"/>
                <w:sz w:val="22"/>
                <w:szCs w:val="22"/>
              </w:rPr>
            </w:pPr>
            <w:r w:rsidRPr="004B5426">
              <w:rPr>
                <w:rFonts w:ascii="Calibri" w:hAnsi="Calibri" w:cs="Calibri"/>
                <w:color w:val="000000"/>
                <w:sz w:val="22"/>
                <w:szCs w:val="22"/>
              </w:rPr>
              <w:t xml:space="preserve">Minimum: 113 </w:t>
            </w:r>
          </w:p>
        </w:tc>
      </w:tr>
      <w:tr w:rsidR="00276A50" w:rsidRPr="004B5426" w14:paraId="5690AB60" w14:textId="77777777" w:rsidTr="001C7C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90AB5D"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5E"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116</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5F" w14:textId="77777777" w:rsidR="00276A50" w:rsidRPr="004B5426" w:rsidRDefault="00276A50" w:rsidP="001C7C9C">
            <w:pPr>
              <w:spacing w:line="360" w:lineRule="auto"/>
              <w:rPr>
                <w:rFonts w:ascii="Calibri" w:hAnsi="Calibri" w:cs="Calibri"/>
                <w:color w:val="000000"/>
                <w:sz w:val="22"/>
                <w:szCs w:val="22"/>
              </w:rPr>
            </w:pPr>
            <w:r w:rsidRPr="004B5426">
              <w:rPr>
                <w:rFonts w:ascii="Calibri" w:hAnsi="Calibri" w:cs="Calibri"/>
                <w:color w:val="000000"/>
                <w:sz w:val="22"/>
                <w:szCs w:val="22"/>
              </w:rPr>
              <w:t> </w:t>
            </w:r>
          </w:p>
        </w:tc>
      </w:tr>
      <w:tr w:rsidR="00276A50" w:rsidRPr="004B5426" w14:paraId="5690AB64" w14:textId="77777777" w:rsidTr="001C7C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90AB61"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62"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119</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63" w14:textId="77777777" w:rsidR="00276A50" w:rsidRPr="004B5426" w:rsidRDefault="00276A50" w:rsidP="001C7C9C">
            <w:pPr>
              <w:spacing w:line="360" w:lineRule="auto"/>
              <w:rPr>
                <w:rFonts w:ascii="Calibri" w:hAnsi="Calibri" w:cs="Calibri"/>
                <w:color w:val="000000"/>
                <w:sz w:val="22"/>
                <w:szCs w:val="22"/>
              </w:rPr>
            </w:pPr>
            <w:r w:rsidRPr="004B5426">
              <w:rPr>
                <w:rFonts w:ascii="Calibri" w:hAnsi="Calibri" w:cs="Calibri"/>
                <w:color w:val="000000"/>
                <w:sz w:val="22"/>
                <w:szCs w:val="22"/>
              </w:rPr>
              <w:t> </w:t>
            </w:r>
          </w:p>
        </w:tc>
      </w:tr>
      <w:tr w:rsidR="00276A50" w:rsidRPr="004B5426" w14:paraId="5690AB68" w14:textId="77777777" w:rsidTr="001C7C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90AB65"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66"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121</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67" w14:textId="77777777" w:rsidR="00276A50" w:rsidRPr="004B5426" w:rsidRDefault="00276A50" w:rsidP="001C7C9C">
            <w:pPr>
              <w:spacing w:line="360" w:lineRule="auto"/>
              <w:rPr>
                <w:rFonts w:ascii="Calibri" w:hAnsi="Calibri" w:cs="Calibri"/>
                <w:color w:val="000000"/>
                <w:sz w:val="22"/>
                <w:szCs w:val="22"/>
              </w:rPr>
            </w:pPr>
            <w:r w:rsidRPr="004B5426">
              <w:rPr>
                <w:rFonts w:ascii="Calibri" w:hAnsi="Calibri" w:cs="Calibri"/>
                <w:color w:val="000000"/>
                <w:sz w:val="22"/>
                <w:szCs w:val="22"/>
              </w:rPr>
              <w:t> </w:t>
            </w:r>
          </w:p>
        </w:tc>
      </w:tr>
      <w:tr w:rsidR="00276A50" w:rsidRPr="004B5426" w14:paraId="5690AB6C" w14:textId="77777777" w:rsidTr="001C7C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90AB69"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6A"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124</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6B" w14:textId="77777777" w:rsidR="00276A50" w:rsidRPr="004B5426" w:rsidRDefault="00276A50" w:rsidP="001C7C9C">
            <w:pPr>
              <w:spacing w:line="360" w:lineRule="auto"/>
              <w:rPr>
                <w:rFonts w:ascii="Calibri" w:hAnsi="Calibri" w:cs="Calibri"/>
                <w:color w:val="000000"/>
                <w:sz w:val="22"/>
                <w:szCs w:val="22"/>
              </w:rPr>
            </w:pPr>
            <w:r w:rsidRPr="004B5426">
              <w:rPr>
                <w:rFonts w:ascii="Calibri" w:hAnsi="Calibri" w:cs="Calibri"/>
                <w:color w:val="000000"/>
                <w:sz w:val="22"/>
                <w:szCs w:val="22"/>
              </w:rPr>
              <w:t> </w:t>
            </w:r>
          </w:p>
        </w:tc>
      </w:tr>
      <w:tr w:rsidR="00276A50" w:rsidRPr="004B5426" w14:paraId="5690AB70" w14:textId="77777777" w:rsidTr="001C7C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90AB6D"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6E" w14:textId="77777777" w:rsidR="00276A50" w:rsidRPr="004B5426" w:rsidRDefault="00000000" w:rsidP="001C7C9C">
            <w:pPr>
              <w:spacing w:line="360" w:lineRule="auto"/>
              <w:jc w:val="center"/>
              <w:rPr>
                <w:rFonts w:ascii="Calibri" w:hAnsi="Calibri" w:cs="Calibri"/>
                <w:color w:val="000000"/>
                <w:sz w:val="22"/>
                <w:szCs w:val="22"/>
              </w:rPr>
            </w:pPr>
            <w:r>
              <w:rPr>
                <w:rFonts w:ascii="Calibri" w:hAnsi="Calibri" w:cs="Calibri"/>
                <w:color w:val="000000"/>
                <w:sz w:val="22"/>
                <w:szCs w:val="22"/>
              </w:rPr>
              <w:pict w14:anchorId="5690AC6E">
                <v:rect id="_x0000_i1025" style="width:0;height:.75pt" o:hralign="center" o:hrstd="t" o:hrnoshade="t" o:hr="t" fillcolor="#194b96" stroked="f"/>
              </w:pic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6F" w14:textId="77777777" w:rsidR="00276A50" w:rsidRPr="004B5426" w:rsidRDefault="00276A50" w:rsidP="001C7C9C">
            <w:pPr>
              <w:spacing w:line="360" w:lineRule="auto"/>
              <w:rPr>
                <w:rFonts w:ascii="Calibri" w:hAnsi="Calibri" w:cs="Calibri"/>
                <w:color w:val="000000"/>
                <w:sz w:val="22"/>
                <w:szCs w:val="22"/>
              </w:rPr>
            </w:pPr>
            <w:r w:rsidRPr="004B5426">
              <w:rPr>
                <w:rFonts w:ascii="Calibri" w:hAnsi="Calibri" w:cs="Calibri"/>
                <w:color w:val="000000"/>
                <w:sz w:val="22"/>
                <w:szCs w:val="22"/>
              </w:rPr>
              <w:t xml:space="preserve">2nd Quartile: 124 </w:t>
            </w:r>
          </w:p>
        </w:tc>
      </w:tr>
      <w:tr w:rsidR="00276A50" w:rsidRPr="004B5426" w14:paraId="5690AB74" w14:textId="77777777" w:rsidTr="001C7C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90AB71"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72"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124</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73" w14:textId="77777777" w:rsidR="00276A50" w:rsidRPr="004B5426" w:rsidRDefault="00276A50" w:rsidP="001C7C9C">
            <w:pPr>
              <w:spacing w:line="360" w:lineRule="auto"/>
              <w:rPr>
                <w:rFonts w:ascii="Calibri" w:hAnsi="Calibri" w:cs="Calibri"/>
                <w:color w:val="000000"/>
                <w:sz w:val="22"/>
                <w:szCs w:val="22"/>
              </w:rPr>
            </w:pPr>
            <w:r w:rsidRPr="004B5426">
              <w:rPr>
                <w:rFonts w:ascii="Calibri" w:hAnsi="Calibri" w:cs="Calibri"/>
                <w:color w:val="000000"/>
                <w:sz w:val="22"/>
                <w:szCs w:val="22"/>
              </w:rPr>
              <w:t> </w:t>
            </w:r>
          </w:p>
        </w:tc>
      </w:tr>
      <w:tr w:rsidR="00276A50" w:rsidRPr="004B5426" w14:paraId="5690AB78" w14:textId="77777777" w:rsidTr="001C7C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90AB75"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76"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77" w14:textId="77777777" w:rsidR="00276A50" w:rsidRPr="004B5426" w:rsidRDefault="00276A50" w:rsidP="001C7C9C">
            <w:pPr>
              <w:spacing w:line="360" w:lineRule="auto"/>
              <w:rPr>
                <w:rFonts w:ascii="Calibri" w:hAnsi="Calibri" w:cs="Calibri"/>
                <w:color w:val="000000"/>
                <w:sz w:val="22"/>
                <w:szCs w:val="22"/>
              </w:rPr>
            </w:pPr>
            <w:r w:rsidRPr="004B5426">
              <w:rPr>
                <w:rFonts w:ascii="Calibri" w:hAnsi="Calibri" w:cs="Calibri"/>
                <w:color w:val="000000"/>
                <w:sz w:val="22"/>
                <w:szCs w:val="22"/>
              </w:rPr>
              <w:t> </w:t>
            </w:r>
          </w:p>
        </w:tc>
      </w:tr>
      <w:tr w:rsidR="00276A50" w:rsidRPr="004B5426" w14:paraId="5690AB7C" w14:textId="77777777" w:rsidTr="001C7C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90AB79"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7A"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7B" w14:textId="77777777" w:rsidR="00276A50" w:rsidRPr="004B5426" w:rsidRDefault="00276A50" w:rsidP="001C7C9C">
            <w:pPr>
              <w:spacing w:line="360" w:lineRule="auto"/>
              <w:rPr>
                <w:rFonts w:ascii="Calibri" w:hAnsi="Calibri" w:cs="Calibri"/>
                <w:color w:val="000000"/>
                <w:sz w:val="22"/>
                <w:szCs w:val="22"/>
              </w:rPr>
            </w:pPr>
            <w:r w:rsidRPr="004B5426">
              <w:rPr>
                <w:rFonts w:ascii="Calibri" w:hAnsi="Calibri" w:cs="Calibri"/>
                <w:color w:val="000000"/>
                <w:sz w:val="22"/>
                <w:szCs w:val="22"/>
              </w:rPr>
              <w:t> </w:t>
            </w:r>
          </w:p>
        </w:tc>
      </w:tr>
      <w:tr w:rsidR="00276A50" w:rsidRPr="004B5426" w14:paraId="5690AB80" w14:textId="77777777" w:rsidTr="001C7C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90AB7D"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7E"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7F" w14:textId="77777777" w:rsidR="00276A50" w:rsidRPr="004B5426" w:rsidRDefault="00276A50" w:rsidP="001C7C9C">
            <w:pPr>
              <w:spacing w:line="360" w:lineRule="auto"/>
              <w:rPr>
                <w:rFonts w:ascii="Calibri" w:hAnsi="Calibri" w:cs="Calibri"/>
                <w:color w:val="000000"/>
                <w:sz w:val="22"/>
                <w:szCs w:val="22"/>
              </w:rPr>
            </w:pPr>
            <w:r w:rsidRPr="004B5426">
              <w:rPr>
                <w:rFonts w:ascii="Calibri" w:hAnsi="Calibri" w:cs="Calibri"/>
                <w:color w:val="000000"/>
                <w:sz w:val="22"/>
                <w:szCs w:val="22"/>
              </w:rPr>
              <w:t> </w:t>
            </w:r>
          </w:p>
        </w:tc>
      </w:tr>
      <w:tr w:rsidR="00276A50" w:rsidRPr="004B5426" w14:paraId="5690AB84" w14:textId="77777777" w:rsidTr="001C7C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90AB81"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82"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83" w14:textId="77777777" w:rsidR="00276A50" w:rsidRPr="004B5426" w:rsidRDefault="00276A50" w:rsidP="001C7C9C">
            <w:pPr>
              <w:spacing w:line="360" w:lineRule="auto"/>
              <w:rPr>
                <w:rFonts w:ascii="Calibri" w:hAnsi="Calibri" w:cs="Calibri"/>
                <w:color w:val="000000"/>
                <w:sz w:val="22"/>
                <w:szCs w:val="22"/>
              </w:rPr>
            </w:pPr>
            <w:r w:rsidRPr="004B5426">
              <w:rPr>
                <w:rFonts w:ascii="Calibri" w:hAnsi="Calibri" w:cs="Calibri"/>
                <w:color w:val="000000"/>
                <w:sz w:val="22"/>
                <w:szCs w:val="22"/>
              </w:rPr>
              <w:t> </w:t>
            </w:r>
          </w:p>
        </w:tc>
      </w:tr>
      <w:tr w:rsidR="00276A50" w:rsidRPr="004B5426" w14:paraId="5690AB88" w14:textId="77777777" w:rsidTr="001C7C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90AB85"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86" w14:textId="77777777" w:rsidR="00276A50" w:rsidRPr="004B5426" w:rsidRDefault="00000000" w:rsidP="001C7C9C">
            <w:pPr>
              <w:spacing w:line="360" w:lineRule="auto"/>
              <w:jc w:val="center"/>
              <w:rPr>
                <w:rFonts w:ascii="Calibri" w:hAnsi="Calibri" w:cs="Calibri"/>
                <w:color w:val="000000"/>
                <w:sz w:val="22"/>
                <w:szCs w:val="22"/>
              </w:rPr>
            </w:pPr>
            <w:r>
              <w:rPr>
                <w:rFonts w:ascii="Calibri" w:hAnsi="Calibri" w:cs="Calibri"/>
                <w:color w:val="000000"/>
                <w:sz w:val="22"/>
                <w:szCs w:val="22"/>
              </w:rPr>
              <w:pict w14:anchorId="5690AC6F">
                <v:rect id="_x0000_i1026" style="width:0;height:.75pt" o:hralign="center" o:hrstd="t" o:hrnoshade="t" o:hr="t" fillcolor="#194b96" stroked="f"/>
              </w:pic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87" w14:textId="77777777" w:rsidR="00276A50" w:rsidRPr="004B5426" w:rsidRDefault="00276A50" w:rsidP="001C7C9C">
            <w:pPr>
              <w:spacing w:line="360" w:lineRule="auto"/>
              <w:rPr>
                <w:rFonts w:ascii="Calibri" w:hAnsi="Calibri" w:cs="Calibri"/>
                <w:color w:val="000000"/>
                <w:sz w:val="22"/>
                <w:szCs w:val="22"/>
              </w:rPr>
            </w:pPr>
            <w:r w:rsidRPr="004B5426">
              <w:rPr>
                <w:rFonts w:ascii="Calibri" w:hAnsi="Calibri" w:cs="Calibri"/>
                <w:color w:val="000000"/>
                <w:sz w:val="22"/>
                <w:szCs w:val="22"/>
              </w:rPr>
              <w:t xml:space="preserve">Median: 126.5 </w:t>
            </w:r>
          </w:p>
        </w:tc>
      </w:tr>
      <w:tr w:rsidR="00276A50" w:rsidRPr="004B5426" w14:paraId="5690AB8C" w14:textId="77777777" w:rsidTr="001C7C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90AB89"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8A"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127</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8B" w14:textId="77777777" w:rsidR="00276A50" w:rsidRPr="004B5426" w:rsidRDefault="00276A50" w:rsidP="001C7C9C">
            <w:pPr>
              <w:spacing w:line="360" w:lineRule="auto"/>
              <w:rPr>
                <w:rFonts w:ascii="Calibri" w:hAnsi="Calibri" w:cs="Calibri"/>
                <w:color w:val="000000"/>
                <w:sz w:val="22"/>
                <w:szCs w:val="22"/>
              </w:rPr>
            </w:pPr>
            <w:r w:rsidRPr="004B5426">
              <w:rPr>
                <w:rFonts w:ascii="Calibri" w:hAnsi="Calibri" w:cs="Calibri"/>
                <w:color w:val="000000"/>
                <w:sz w:val="22"/>
                <w:szCs w:val="22"/>
              </w:rPr>
              <w:t> </w:t>
            </w:r>
          </w:p>
        </w:tc>
      </w:tr>
      <w:tr w:rsidR="00276A50" w:rsidRPr="004B5426" w14:paraId="5690AB90" w14:textId="77777777" w:rsidTr="001C7C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90AB8D"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lastRenderedPageBreak/>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8E"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127</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8F" w14:textId="77777777" w:rsidR="00276A50" w:rsidRPr="004B5426" w:rsidRDefault="00276A50" w:rsidP="001C7C9C">
            <w:pPr>
              <w:spacing w:line="360" w:lineRule="auto"/>
              <w:rPr>
                <w:rFonts w:ascii="Calibri" w:hAnsi="Calibri" w:cs="Calibri"/>
                <w:color w:val="000000"/>
                <w:sz w:val="22"/>
                <w:szCs w:val="22"/>
              </w:rPr>
            </w:pPr>
            <w:r w:rsidRPr="004B5426">
              <w:rPr>
                <w:rFonts w:ascii="Calibri" w:hAnsi="Calibri" w:cs="Calibri"/>
                <w:color w:val="000000"/>
                <w:sz w:val="22"/>
                <w:szCs w:val="22"/>
              </w:rPr>
              <w:t> </w:t>
            </w:r>
          </w:p>
        </w:tc>
      </w:tr>
      <w:tr w:rsidR="00276A50" w:rsidRPr="004B5426" w14:paraId="5690AB94" w14:textId="77777777" w:rsidTr="001C7C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90AB91"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92"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128</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93" w14:textId="77777777" w:rsidR="00276A50" w:rsidRPr="004B5426" w:rsidRDefault="00276A50" w:rsidP="001C7C9C">
            <w:pPr>
              <w:spacing w:line="360" w:lineRule="auto"/>
              <w:rPr>
                <w:rFonts w:ascii="Calibri" w:hAnsi="Calibri" w:cs="Calibri"/>
                <w:color w:val="000000"/>
                <w:sz w:val="22"/>
                <w:szCs w:val="22"/>
              </w:rPr>
            </w:pPr>
            <w:r w:rsidRPr="004B5426">
              <w:rPr>
                <w:rFonts w:ascii="Calibri" w:hAnsi="Calibri" w:cs="Calibri"/>
                <w:color w:val="000000"/>
                <w:sz w:val="22"/>
                <w:szCs w:val="22"/>
              </w:rPr>
              <w:t> </w:t>
            </w:r>
          </w:p>
        </w:tc>
      </w:tr>
      <w:tr w:rsidR="00276A50" w:rsidRPr="004B5426" w14:paraId="5690AB98" w14:textId="77777777" w:rsidTr="001C7C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90AB95"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96"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129</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97" w14:textId="77777777" w:rsidR="00276A50" w:rsidRPr="004B5426" w:rsidRDefault="00276A50" w:rsidP="001C7C9C">
            <w:pPr>
              <w:spacing w:line="360" w:lineRule="auto"/>
              <w:rPr>
                <w:rFonts w:ascii="Calibri" w:hAnsi="Calibri" w:cs="Calibri"/>
                <w:color w:val="000000"/>
                <w:sz w:val="22"/>
                <w:szCs w:val="22"/>
              </w:rPr>
            </w:pPr>
            <w:r w:rsidRPr="004B5426">
              <w:rPr>
                <w:rFonts w:ascii="Calibri" w:hAnsi="Calibri" w:cs="Calibri"/>
                <w:color w:val="000000"/>
                <w:sz w:val="22"/>
                <w:szCs w:val="22"/>
              </w:rPr>
              <w:t> </w:t>
            </w:r>
          </w:p>
        </w:tc>
      </w:tr>
      <w:tr w:rsidR="00276A50" w:rsidRPr="004B5426" w14:paraId="5690AB9C" w14:textId="77777777" w:rsidTr="001C7C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90AB99"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9A"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130</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9B" w14:textId="77777777" w:rsidR="00276A50" w:rsidRPr="004B5426" w:rsidRDefault="00276A50" w:rsidP="001C7C9C">
            <w:pPr>
              <w:spacing w:line="360" w:lineRule="auto"/>
              <w:rPr>
                <w:rFonts w:ascii="Calibri" w:hAnsi="Calibri" w:cs="Calibri"/>
                <w:color w:val="000000"/>
                <w:sz w:val="22"/>
                <w:szCs w:val="22"/>
              </w:rPr>
            </w:pPr>
            <w:r w:rsidRPr="004B5426">
              <w:rPr>
                <w:rFonts w:ascii="Calibri" w:hAnsi="Calibri" w:cs="Calibri"/>
                <w:color w:val="000000"/>
                <w:sz w:val="22"/>
                <w:szCs w:val="22"/>
              </w:rPr>
              <w:t> </w:t>
            </w:r>
          </w:p>
        </w:tc>
      </w:tr>
      <w:tr w:rsidR="00276A50" w:rsidRPr="004B5426" w14:paraId="5690ABA0" w14:textId="77777777" w:rsidTr="001C7C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90AB9D"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9E" w14:textId="77777777" w:rsidR="00276A50" w:rsidRPr="004B5426" w:rsidRDefault="00000000" w:rsidP="001C7C9C">
            <w:pPr>
              <w:spacing w:line="360" w:lineRule="auto"/>
              <w:jc w:val="center"/>
              <w:rPr>
                <w:rFonts w:ascii="Calibri" w:hAnsi="Calibri" w:cs="Calibri"/>
                <w:color w:val="000000"/>
                <w:sz w:val="22"/>
                <w:szCs w:val="22"/>
              </w:rPr>
            </w:pPr>
            <w:r>
              <w:rPr>
                <w:rFonts w:ascii="Calibri" w:hAnsi="Calibri" w:cs="Calibri"/>
                <w:color w:val="000000"/>
                <w:sz w:val="22"/>
                <w:szCs w:val="22"/>
              </w:rPr>
              <w:pict w14:anchorId="5690AC70">
                <v:rect id="_x0000_i1027" style="width:0;height:.75pt" o:hralign="center" o:hrstd="t" o:hrnoshade="t" o:hr="t" fillcolor="#194b96" stroked="f"/>
              </w:pic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9F" w14:textId="77777777" w:rsidR="00276A50" w:rsidRPr="004B5426" w:rsidRDefault="00276A50" w:rsidP="001C7C9C">
            <w:pPr>
              <w:spacing w:line="360" w:lineRule="auto"/>
              <w:rPr>
                <w:rFonts w:ascii="Calibri" w:hAnsi="Calibri" w:cs="Calibri"/>
                <w:color w:val="000000"/>
                <w:sz w:val="22"/>
                <w:szCs w:val="22"/>
              </w:rPr>
            </w:pPr>
            <w:r w:rsidRPr="004B5426">
              <w:rPr>
                <w:rFonts w:ascii="Calibri" w:hAnsi="Calibri" w:cs="Calibri"/>
                <w:color w:val="000000"/>
                <w:sz w:val="22"/>
                <w:szCs w:val="22"/>
              </w:rPr>
              <w:t xml:space="preserve">3rd Quartile: 130 </w:t>
            </w:r>
          </w:p>
        </w:tc>
      </w:tr>
      <w:tr w:rsidR="00276A50" w:rsidRPr="004B5426" w14:paraId="5690ABA4" w14:textId="77777777" w:rsidTr="001C7C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90ABA1"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A2"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130</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A3" w14:textId="77777777" w:rsidR="00276A50" w:rsidRPr="004B5426" w:rsidRDefault="00276A50" w:rsidP="001C7C9C">
            <w:pPr>
              <w:spacing w:line="360" w:lineRule="auto"/>
              <w:rPr>
                <w:rFonts w:ascii="Calibri" w:hAnsi="Calibri" w:cs="Calibri"/>
                <w:color w:val="000000"/>
                <w:sz w:val="22"/>
                <w:szCs w:val="22"/>
              </w:rPr>
            </w:pPr>
            <w:r w:rsidRPr="004B5426">
              <w:rPr>
                <w:rFonts w:ascii="Calibri" w:hAnsi="Calibri" w:cs="Calibri"/>
                <w:color w:val="000000"/>
                <w:sz w:val="22"/>
                <w:szCs w:val="22"/>
              </w:rPr>
              <w:t> </w:t>
            </w:r>
          </w:p>
        </w:tc>
      </w:tr>
      <w:tr w:rsidR="00276A50" w:rsidRPr="004B5426" w14:paraId="5690ABA8" w14:textId="77777777" w:rsidTr="001C7C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90ABA5"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A6"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131</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A7" w14:textId="77777777" w:rsidR="00276A50" w:rsidRPr="004B5426" w:rsidRDefault="00276A50" w:rsidP="001C7C9C">
            <w:pPr>
              <w:spacing w:line="360" w:lineRule="auto"/>
              <w:rPr>
                <w:rFonts w:ascii="Calibri" w:hAnsi="Calibri" w:cs="Calibri"/>
                <w:color w:val="000000"/>
                <w:sz w:val="22"/>
                <w:szCs w:val="22"/>
              </w:rPr>
            </w:pPr>
            <w:r w:rsidRPr="004B5426">
              <w:rPr>
                <w:rFonts w:ascii="Calibri" w:hAnsi="Calibri" w:cs="Calibri"/>
                <w:color w:val="000000"/>
                <w:sz w:val="22"/>
                <w:szCs w:val="22"/>
              </w:rPr>
              <w:t> </w:t>
            </w:r>
          </w:p>
        </w:tc>
      </w:tr>
      <w:tr w:rsidR="00276A50" w:rsidRPr="004B5426" w14:paraId="5690ABAC" w14:textId="77777777" w:rsidTr="00276A50">
        <w:trPr>
          <w:trHeight w:val="369"/>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90ABA9"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AA"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132</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AB" w14:textId="77777777" w:rsidR="00276A50" w:rsidRPr="004B5426" w:rsidRDefault="00276A50" w:rsidP="001C7C9C">
            <w:pPr>
              <w:spacing w:line="360" w:lineRule="auto"/>
              <w:rPr>
                <w:rFonts w:ascii="Calibri" w:hAnsi="Calibri" w:cs="Calibri"/>
                <w:color w:val="000000"/>
                <w:sz w:val="22"/>
                <w:szCs w:val="22"/>
              </w:rPr>
            </w:pPr>
            <w:r w:rsidRPr="004B5426">
              <w:rPr>
                <w:rFonts w:ascii="Calibri" w:hAnsi="Calibri" w:cs="Calibri"/>
                <w:color w:val="000000"/>
                <w:sz w:val="22"/>
                <w:szCs w:val="22"/>
              </w:rPr>
              <w:t> </w:t>
            </w:r>
          </w:p>
        </w:tc>
      </w:tr>
      <w:tr w:rsidR="00276A50" w:rsidRPr="004B5426" w14:paraId="5690ABB0" w14:textId="77777777" w:rsidTr="001C7C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90ABAD"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19</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AE"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133</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AF" w14:textId="77777777" w:rsidR="00276A50" w:rsidRPr="004B5426" w:rsidRDefault="00276A50" w:rsidP="001C7C9C">
            <w:pPr>
              <w:spacing w:line="360" w:lineRule="auto"/>
              <w:rPr>
                <w:rFonts w:ascii="Calibri" w:hAnsi="Calibri" w:cs="Calibri"/>
                <w:color w:val="000000"/>
                <w:sz w:val="22"/>
                <w:szCs w:val="22"/>
              </w:rPr>
            </w:pPr>
            <w:r w:rsidRPr="004B5426">
              <w:rPr>
                <w:rFonts w:ascii="Calibri" w:hAnsi="Calibri" w:cs="Calibri"/>
                <w:color w:val="000000"/>
                <w:sz w:val="22"/>
                <w:szCs w:val="22"/>
              </w:rPr>
              <w:t> </w:t>
            </w:r>
          </w:p>
        </w:tc>
      </w:tr>
      <w:tr w:rsidR="00276A50" w:rsidRPr="004B5426" w14:paraId="5690ABB4" w14:textId="77777777" w:rsidTr="001C7C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90ABB1"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B2" w14:textId="77777777" w:rsidR="00276A50" w:rsidRPr="004B5426" w:rsidRDefault="00276A50" w:rsidP="001C7C9C">
            <w:pPr>
              <w:spacing w:line="360" w:lineRule="auto"/>
              <w:jc w:val="center"/>
              <w:rPr>
                <w:rFonts w:ascii="Calibri" w:hAnsi="Calibri" w:cs="Calibri"/>
                <w:color w:val="000000"/>
                <w:sz w:val="22"/>
                <w:szCs w:val="22"/>
              </w:rPr>
            </w:pPr>
            <w:r w:rsidRPr="004B5426">
              <w:rPr>
                <w:rFonts w:ascii="Calibri" w:hAnsi="Calibri" w:cs="Calibri"/>
                <w:color w:val="000000"/>
                <w:sz w:val="22"/>
                <w:szCs w:val="22"/>
              </w:rPr>
              <w:t>136</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0ABB3" w14:textId="77777777" w:rsidR="00276A50" w:rsidRPr="004B5426" w:rsidRDefault="00276A50" w:rsidP="001C7C9C">
            <w:pPr>
              <w:spacing w:line="360" w:lineRule="auto"/>
              <w:rPr>
                <w:rFonts w:ascii="Calibri" w:hAnsi="Calibri" w:cs="Calibri"/>
                <w:color w:val="000000"/>
                <w:sz w:val="22"/>
                <w:szCs w:val="22"/>
              </w:rPr>
            </w:pPr>
            <w:r w:rsidRPr="004B5426">
              <w:rPr>
                <w:rFonts w:ascii="Calibri" w:hAnsi="Calibri" w:cs="Calibri"/>
                <w:color w:val="000000"/>
                <w:sz w:val="22"/>
                <w:szCs w:val="22"/>
              </w:rPr>
              <w:t xml:space="preserve">Maximum: 136 </w:t>
            </w:r>
          </w:p>
        </w:tc>
      </w:tr>
    </w:tbl>
    <w:p w14:paraId="5690ABB5" w14:textId="77777777" w:rsidR="00276A50" w:rsidRPr="004B5426" w:rsidRDefault="00276A50" w:rsidP="00276A50">
      <w:pPr>
        <w:pStyle w:val="NormalWeb"/>
        <w:spacing w:line="360" w:lineRule="auto"/>
        <w:jc w:val="both"/>
        <w:rPr>
          <w:rFonts w:ascii="Calibri" w:hAnsi="Calibri" w:cs="Calibri"/>
          <w:sz w:val="22"/>
          <w:szCs w:val="22"/>
        </w:rPr>
      </w:pPr>
      <w:r w:rsidRPr="004B5426">
        <w:rPr>
          <w:rFonts w:ascii="Calibri" w:hAnsi="Calibri" w:cs="Calibri"/>
          <w:sz w:val="22"/>
          <w:szCs w:val="22"/>
        </w:rPr>
        <w:t>Note that for a data set with an even number of values, the median is calculated as the average of the two middle values.</w:t>
      </w:r>
    </w:p>
    <w:p w14:paraId="5690ABB6" w14:textId="77777777" w:rsidR="00276A50" w:rsidRDefault="00F42A23" w:rsidP="00276A50">
      <w:pPr>
        <w:pStyle w:val="NormalWeb"/>
        <w:spacing w:line="360" w:lineRule="auto"/>
        <w:jc w:val="center"/>
        <w:rPr>
          <w:rFonts w:ascii="Calibri" w:hAnsi="Calibri" w:cs="Calibri"/>
          <w:sz w:val="22"/>
          <w:szCs w:val="22"/>
        </w:rPr>
      </w:pPr>
      <w:r>
        <w:rPr>
          <w:rFonts w:ascii="Calibri" w:hAnsi="Calibri" w:cs="Calibri"/>
          <w:noProof/>
          <w:sz w:val="22"/>
          <w:szCs w:val="22"/>
          <w:lang w:val="en-IN" w:eastAsia="en-IN" w:bidi="hi-IN"/>
        </w:rPr>
        <w:drawing>
          <wp:inline distT="0" distB="0" distL="0" distR="0" wp14:anchorId="5690AC71" wp14:editId="5690AC72">
            <wp:extent cx="4744720" cy="2372360"/>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cstate="print"/>
                    <a:srcRect/>
                    <a:stretch>
                      <a:fillRect/>
                    </a:stretch>
                  </pic:blipFill>
                  <pic:spPr bwMode="auto">
                    <a:xfrm>
                      <a:off x="0" y="0"/>
                      <a:ext cx="4744720" cy="2372360"/>
                    </a:xfrm>
                    <a:prstGeom prst="rect">
                      <a:avLst/>
                    </a:prstGeom>
                    <a:noFill/>
                    <a:ln w="9525">
                      <a:noFill/>
                      <a:miter lim="800000"/>
                      <a:headEnd/>
                      <a:tailEnd/>
                    </a:ln>
                  </pic:spPr>
                </pic:pic>
              </a:graphicData>
            </a:graphic>
          </wp:inline>
        </w:drawing>
      </w:r>
    </w:p>
    <w:p w14:paraId="5690ABB7" w14:textId="77777777" w:rsidR="00276A50" w:rsidRDefault="00E91853" w:rsidP="00276A50">
      <w:pPr>
        <w:pStyle w:val="NormalWeb"/>
        <w:spacing w:line="360" w:lineRule="auto"/>
        <w:jc w:val="both"/>
        <w:rPr>
          <w:rFonts w:ascii="Calibri" w:hAnsi="Calibri" w:cs="Calibri"/>
          <w:sz w:val="22"/>
          <w:szCs w:val="22"/>
        </w:rPr>
      </w:pPr>
      <w:r>
        <w:rPr>
          <w:rFonts w:ascii="Calibri" w:hAnsi="Calibri" w:cs="Calibri"/>
          <w:sz w:val="22"/>
          <w:szCs w:val="22"/>
        </w:rPr>
        <w:t xml:space="preserve">In the above picture the data is </w:t>
      </w:r>
      <w:r w:rsidR="00276A50" w:rsidRPr="004B5426">
        <w:rPr>
          <w:rFonts w:ascii="Calibri" w:hAnsi="Calibri" w:cs="Calibri"/>
          <w:sz w:val="22"/>
          <w:szCs w:val="22"/>
        </w:rPr>
        <w:t>represented in box and whisker plot format.</w:t>
      </w:r>
    </w:p>
    <w:p w14:paraId="5690ABB8" w14:textId="77777777" w:rsidR="00276A50" w:rsidRPr="004B5426" w:rsidRDefault="00276A50" w:rsidP="00276A50">
      <w:pPr>
        <w:pStyle w:val="NormalWeb"/>
        <w:spacing w:line="360" w:lineRule="auto"/>
        <w:jc w:val="both"/>
        <w:rPr>
          <w:rFonts w:ascii="Calibri" w:hAnsi="Calibri" w:cs="Calibri"/>
          <w:sz w:val="22"/>
          <w:szCs w:val="22"/>
        </w:rPr>
      </w:pPr>
      <w:r w:rsidRPr="004B5426">
        <w:rPr>
          <w:rFonts w:ascii="Calibri" w:hAnsi="Calibri" w:cs="Calibri"/>
          <w:sz w:val="22"/>
          <w:szCs w:val="22"/>
        </w:rPr>
        <w:t xml:space="preserve">Suppose you wanted to compare the performance of three lathes responsible for the rough turning of a motor shaft. The design specification is 18.85 +/- 1.0 mm. </w:t>
      </w:r>
    </w:p>
    <w:p w14:paraId="5690ABB9" w14:textId="77777777" w:rsidR="00276A50" w:rsidRPr="004B5426" w:rsidRDefault="00276A50" w:rsidP="00276A50">
      <w:pPr>
        <w:pStyle w:val="NormalWeb"/>
        <w:spacing w:line="360" w:lineRule="auto"/>
        <w:jc w:val="both"/>
        <w:rPr>
          <w:rFonts w:ascii="Calibri" w:hAnsi="Calibri" w:cs="Calibri"/>
          <w:sz w:val="22"/>
          <w:szCs w:val="22"/>
        </w:rPr>
      </w:pPr>
      <w:r w:rsidRPr="004B5426">
        <w:rPr>
          <w:rFonts w:ascii="Calibri" w:hAnsi="Calibri" w:cs="Calibri"/>
          <w:sz w:val="22"/>
          <w:szCs w:val="22"/>
        </w:rPr>
        <w:t xml:space="preserve">Diameter measurements from a sample of shafts taken from each roughing lathe are displayed in a box and whisker plot. </w:t>
      </w:r>
    </w:p>
    <w:p w14:paraId="5690ABBA" w14:textId="77777777" w:rsidR="00276A50" w:rsidRDefault="00F42A23" w:rsidP="00276A50">
      <w:pPr>
        <w:pStyle w:val="NormalWeb"/>
        <w:spacing w:line="360" w:lineRule="auto"/>
        <w:jc w:val="center"/>
        <w:rPr>
          <w:rFonts w:ascii="Calibri" w:hAnsi="Calibri" w:cs="Calibri"/>
          <w:sz w:val="22"/>
          <w:szCs w:val="22"/>
        </w:rPr>
      </w:pPr>
      <w:r>
        <w:rPr>
          <w:rFonts w:ascii="Calibri" w:hAnsi="Calibri" w:cs="Calibri"/>
          <w:noProof/>
          <w:sz w:val="22"/>
          <w:szCs w:val="22"/>
          <w:lang w:val="en-IN" w:eastAsia="en-IN" w:bidi="hi-IN"/>
        </w:rPr>
        <w:lastRenderedPageBreak/>
        <w:drawing>
          <wp:inline distT="0" distB="0" distL="0" distR="0" wp14:anchorId="5690AC73" wp14:editId="5690AC74">
            <wp:extent cx="5219065" cy="3347085"/>
            <wp:effectExtent l="19050" t="0" r="635" b="0"/>
            <wp:docPr id="27" name="Picture 27" descr="Box and Whisker Plot Lathe Comparis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ox and Whisker Plot Lathe Comparison Example"/>
                    <pic:cNvPicPr>
                      <a:picLocks noChangeAspect="1" noChangeArrowheads="1"/>
                    </pic:cNvPicPr>
                  </pic:nvPicPr>
                  <pic:blipFill>
                    <a:blip r:embed="rId38" cstate="print"/>
                    <a:srcRect/>
                    <a:stretch>
                      <a:fillRect/>
                    </a:stretch>
                  </pic:blipFill>
                  <pic:spPr bwMode="auto">
                    <a:xfrm>
                      <a:off x="0" y="0"/>
                      <a:ext cx="5219065" cy="3347085"/>
                    </a:xfrm>
                    <a:prstGeom prst="rect">
                      <a:avLst/>
                    </a:prstGeom>
                    <a:noFill/>
                    <a:ln w="9525">
                      <a:noFill/>
                      <a:miter lim="800000"/>
                      <a:headEnd/>
                      <a:tailEnd/>
                    </a:ln>
                  </pic:spPr>
                </pic:pic>
              </a:graphicData>
            </a:graphic>
          </wp:inline>
        </w:drawing>
      </w:r>
    </w:p>
    <w:p w14:paraId="5690ABBB" w14:textId="77777777" w:rsidR="00276A50" w:rsidRPr="004B5426" w:rsidRDefault="00276A50" w:rsidP="00276A50">
      <w:pPr>
        <w:pStyle w:val="NormalWeb"/>
        <w:spacing w:line="360" w:lineRule="auto"/>
        <w:jc w:val="both"/>
        <w:rPr>
          <w:rFonts w:ascii="Calibri" w:hAnsi="Calibri" w:cs="Calibri"/>
          <w:sz w:val="22"/>
          <w:szCs w:val="22"/>
        </w:rPr>
      </w:pPr>
      <w:r w:rsidRPr="004B5426">
        <w:rPr>
          <w:rFonts w:ascii="Calibri" w:hAnsi="Calibri" w:cs="Calibri"/>
          <w:sz w:val="22"/>
          <w:szCs w:val="22"/>
        </w:rPr>
        <w:t xml:space="preserve">Lathe 1 appears to be making good parts, and is centered in the tolerance. </w:t>
      </w:r>
    </w:p>
    <w:p w14:paraId="5690ABBC" w14:textId="77777777" w:rsidR="00276A50" w:rsidRPr="004B5426" w:rsidRDefault="00276A50" w:rsidP="00276A50">
      <w:pPr>
        <w:pStyle w:val="NormalWeb"/>
        <w:spacing w:line="360" w:lineRule="auto"/>
        <w:jc w:val="both"/>
        <w:rPr>
          <w:rFonts w:ascii="Calibri" w:hAnsi="Calibri" w:cs="Calibri"/>
          <w:sz w:val="22"/>
          <w:szCs w:val="22"/>
        </w:rPr>
      </w:pPr>
      <w:r w:rsidRPr="004B5426">
        <w:rPr>
          <w:rFonts w:ascii="Calibri" w:hAnsi="Calibri" w:cs="Calibri"/>
          <w:sz w:val="22"/>
          <w:szCs w:val="22"/>
        </w:rPr>
        <w:t xml:space="preserve">Lathe 2 appears to have excess variation, and is making shafts below the minimum diameter. </w:t>
      </w:r>
    </w:p>
    <w:p w14:paraId="5690ABBD" w14:textId="77777777" w:rsidR="00276A50" w:rsidRDefault="00276A50" w:rsidP="00276A50">
      <w:pPr>
        <w:rPr>
          <w:ins w:id="50" w:author="Sreenivas Mudduluru" w:date="2014-06-23T19:44:00Z"/>
          <w:rFonts w:ascii="Calibri" w:hAnsi="Calibri" w:cs="Calibri"/>
          <w:sz w:val="22"/>
          <w:szCs w:val="22"/>
        </w:rPr>
      </w:pPr>
      <w:r w:rsidRPr="004B5426">
        <w:rPr>
          <w:rFonts w:ascii="Calibri" w:hAnsi="Calibri" w:cs="Calibri"/>
          <w:sz w:val="22"/>
          <w:szCs w:val="22"/>
        </w:rPr>
        <w:t>Lathe 3 appears to be performing comparably to Lathe 1. However, it is targeted low in the tolerance, and is making shafts below specification</w:t>
      </w:r>
    </w:p>
    <w:p w14:paraId="5690ABBE" w14:textId="77777777" w:rsidR="00631DF8" w:rsidRDefault="00631DF8" w:rsidP="00276A50">
      <w:pPr>
        <w:rPr>
          <w:ins w:id="51" w:author="Sreenivas Mudduluru" w:date="2014-06-23T19:44:00Z"/>
          <w:rFonts w:ascii="Calibri" w:hAnsi="Calibri" w:cs="Calibri"/>
          <w:sz w:val="22"/>
          <w:szCs w:val="22"/>
        </w:rPr>
      </w:pPr>
    </w:p>
    <w:p w14:paraId="5690ABBF" w14:textId="77777777" w:rsidR="00631DF8" w:rsidRPr="00276A50" w:rsidRDefault="00631DF8" w:rsidP="00276A50"/>
    <w:p w14:paraId="5690ABC0" w14:textId="77777777" w:rsidR="008117E9" w:rsidRDefault="00267E8A" w:rsidP="007821C8">
      <w:pPr>
        <w:pStyle w:val="Heading1"/>
        <w:spacing w:line="360" w:lineRule="auto"/>
        <w:rPr>
          <w:rFonts w:ascii="Calibri" w:hAnsi="Calibri" w:cs="Calibri"/>
          <w:b/>
          <w:bCs/>
          <w:sz w:val="32"/>
          <w:szCs w:val="32"/>
        </w:rPr>
      </w:pPr>
      <w:bookmarkStart w:id="52" w:name="_Toc401161064"/>
      <w:r w:rsidRPr="004B5426">
        <w:rPr>
          <w:rFonts w:ascii="Calibri" w:hAnsi="Calibri" w:cs="Calibri"/>
          <w:b/>
          <w:bCs/>
          <w:sz w:val="32"/>
          <w:szCs w:val="32"/>
        </w:rPr>
        <w:t>Hypothes</w:t>
      </w:r>
      <w:r w:rsidR="00C03F65" w:rsidRPr="004B5426">
        <w:rPr>
          <w:rFonts w:ascii="Calibri" w:hAnsi="Calibri" w:cs="Calibri"/>
          <w:b/>
          <w:bCs/>
          <w:sz w:val="32"/>
          <w:szCs w:val="32"/>
        </w:rPr>
        <w:t>i</w:t>
      </w:r>
      <w:r w:rsidRPr="004B5426">
        <w:rPr>
          <w:rFonts w:ascii="Calibri" w:hAnsi="Calibri" w:cs="Calibri"/>
          <w:b/>
          <w:bCs/>
          <w:sz w:val="32"/>
          <w:szCs w:val="32"/>
        </w:rPr>
        <w:t>s</w:t>
      </w:r>
      <w:bookmarkEnd w:id="52"/>
    </w:p>
    <w:p w14:paraId="5690ABC1" w14:textId="77777777" w:rsidR="00E40DDA" w:rsidRDefault="00E40DDA" w:rsidP="00D13004">
      <w:pPr>
        <w:pStyle w:val="Default"/>
        <w:jc w:val="both"/>
        <w:rPr>
          <w:rFonts w:ascii="Calibri" w:hAnsi="Calibri" w:cs="Calibri"/>
          <w:sz w:val="22"/>
          <w:szCs w:val="22"/>
          <w:lang w:val="en-US"/>
        </w:rPr>
      </w:pPr>
      <w:r w:rsidRPr="00631DF8">
        <w:rPr>
          <w:rFonts w:ascii="Calibri" w:hAnsi="Calibri" w:cs="Calibri"/>
          <w:sz w:val="22"/>
          <w:szCs w:val="22"/>
          <w:lang w:val="en-US"/>
        </w:rPr>
        <w:t>Hypothesis testing or significance testing is a method for testing a claim hypothesis about a parameter in a population, using data measured in a sample. In this method, we test some hypothesis by determining the likelihood that a sample statistic could have been selected, if the hypothesis regarding the population parameter were true</w:t>
      </w:r>
    </w:p>
    <w:p w14:paraId="5690ABC2" w14:textId="77777777" w:rsidR="00631DF8" w:rsidRDefault="00631DF8" w:rsidP="00D13004">
      <w:pPr>
        <w:pStyle w:val="Default"/>
        <w:jc w:val="both"/>
        <w:rPr>
          <w:rFonts w:ascii="Calibri" w:hAnsi="Calibri" w:cs="Calibri"/>
          <w:sz w:val="22"/>
          <w:szCs w:val="22"/>
          <w:lang w:val="en-US"/>
        </w:rPr>
      </w:pPr>
    </w:p>
    <w:p w14:paraId="5690ABC3" w14:textId="77777777" w:rsidR="00631DF8" w:rsidRDefault="00631DF8" w:rsidP="00D13004">
      <w:pPr>
        <w:pStyle w:val="Default"/>
        <w:jc w:val="both"/>
        <w:rPr>
          <w:rFonts w:ascii="Calibri" w:hAnsi="Calibri" w:cs="Calibri"/>
          <w:sz w:val="22"/>
          <w:szCs w:val="22"/>
          <w:lang w:val="en-US"/>
        </w:rPr>
      </w:pPr>
    </w:p>
    <w:p w14:paraId="5690ABC4" w14:textId="77777777" w:rsidR="00631DF8" w:rsidRPr="00631DF8" w:rsidRDefault="00631DF8" w:rsidP="00D13004">
      <w:pPr>
        <w:pStyle w:val="Default"/>
        <w:jc w:val="both"/>
        <w:rPr>
          <w:rFonts w:ascii="Calibri" w:hAnsi="Calibri" w:cs="Calibri"/>
          <w:sz w:val="22"/>
          <w:szCs w:val="22"/>
          <w:lang w:val="en-US"/>
        </w:rPr>
      </w:pPr>
    </w:p>
    <w:p w14:paraId="5690ABC5" w14:textId="77777777" w:rsidR="004E34AF" w:rsidRPr="00631DF8" w:rsidRDefault="004E34AF" w:rsidP="00D13004">
      <w:pPr>
        <w:pStyle w:val="Default"/>
        <w:jc w:val="both"/>
        <w:rPr>
          <w:rFonts w:ascii="Calibri" w:hAnsi="Calibri" w:cs="Calibri"/>
          <w:sz w:val="22"/>
          <w:szCs w:val="22"/>
          <w:lang w:val="en-US"/>
        </w:rPr>
      </w:pPr>
      <w:r w:rsidRPr="00631DF8">
        <w:rPr>
          <w:rFonts w:ascii="Calibri" w:hAnsi="Calibri" w:cs="Calibri"/>
          <w:sz w:val="22"/>
          <w:szCs w:val="22"/>
          <w:lang w:val="en-US"/>
        </w:rPr>
        <w:t>A Hypothesis is a predetermined theory or supposition about the nature of relationships between variables</w:t>
      </w:r>
    </w:p>
    <w:p w14:paraId="5690ABC6" w14:textId="77777777" w:rsidR="004E34AF" w:rsidRDefault="004E34AF" w:rsidP="00D13004">
      <w:pPr>
        <w:pStyle w:val="Default"/>
        <w:jc w:val="both"/>
      </w:pPr>
    </w:p>
    <w:p w14:paraId="5690ABC7" w14:textId="77777777" w:rsidR="004E34AF" w:rsidRPr="00631DF8" w:rsidRDefault="004E34AF" w:rsidP="00D13004">
      <w:pPr>
        <w:pStyle w:val="Default"/>
        <w:jc w:val="both"/>
        <w:rPr>
          <w:rFonts w:ascii="Calibri" w:hAnsi="Calibri" w:cs="Calibri"/>
          <w:sz w:val="22"/>
          <w:szCs w:val="22"/>
          <w:lang w:val="en-US"/>
        </w:rPr>
      </w:pPr>
      <w:r w:rsidRPr="00631DF8">
        <w:rPr>
          <w:rFonts w:ascii="Calibri" w:hAnsi="Calibri" w:cs="Calibri"/>
          <w:sz w:val="22"/>
          <w:szCs w:val="22"/>
          <w:lang w:val="en-US"/>
        </w:rPr>
        <w:t>Statistical tests can prove (with a certain degree of confidence) whether a relationship exists.</w:t>
      </w:r>
    </w:p>
    <w:p w14:paraId="5690ABC8" w14:textId="77777777" w:rsidR="004E34AF" w:rsidRDefault="004E34AF" w:rsidP="00D13004"/>
    <w:p w14:paraId="5690ABC9" w14:textId="77777777" w:rsidR="004E34AF" w:rsidRDefault="004E34AF" w:rsidP="00D13004"/>
    <w:p w14:paraId="5690ABCA" w14:textId="77777777" w:rsidR="009C45F3" w:rsidRDefault="009C45F3" w:rsidP="00D13004"/>
    <w:p w14:paraId="5690ABCB" w14:textId="77777777" w:rsidR="009C45F3" w:rsidRDefault="009C45F3" w:rsidP="00D13004">
      <w:pPr>
        <w:pStyle w:val="Default"/>
        <w:jc w:val="both"/>
      </w:pPr>
    </w:p>
    <w:p w14:paraId="5690ABCC" w14:textId="77777777" w:rsidR="009C45F3" w:rsidRPr="00631DF8" w:rsidRDefault="009C45F3" w:rsidP="00D13004">
      <w:pPr>
        <w:pStyle w:val="Default"/>
        <w:jc w:val="both"/>
        <w:rPr>
          <w:rFonts w:ascii="Calibri" w:hAnsi="Calibri" w:cs="Calibri"/>
          <w:sz w:val="22"/>
          <w:szCs w:val="22"/>
          <w:lang w:val="en-US"/>
        </w:rPr>
      </w:pPr>
      <w:r w:rsidRPr="00631DF8">
        <w:rPr>
          <w:rFonts w:ascii="Calibri" w:hAnsi="Calibri" w:cs="Calibri"/>
          <w:sz w:val="22"/>
          <w:szCs w:val="22"/>
          <w:lang w:val="en-US"/>
        </w:rPr>
        <w:t xml:space="preserve">We have </w:t>
      </w:r>
      <w:r w:rsidR="00631DF8" w:rsidRPr="00631DF8">
        <w:rPr>
          <w:rFonts w:ascii="Calibri" w:hAnsi="Calibri" w:cs="Calibri"/>
          <w:sz w:val="22"/>
          <w:szCs w:val="22"/>
          <w:lang w:val="en-US"/>
        </w:rPr>
        <w:t>two alternatives for hypothesis:</w:t>
      </w:r>
    </w:p>
    <w:p w14:paraId="5690ABCD" w14:textId="77777777" w:rsidR="00F26204" w:rsidRPr="00631DF8" w:rsidRDefault="00F26204" w:rsidP="00D13004">
      <w:pPr>
        <w:pStyle w:val="Default"/>
        <w:jc w:val="both"/>
        <w:rPr>
          <w:rFonts w:ascii="Calibri" w:hAnsi="Calibri" w:cs="Calibri"/>
          <w:sz w:val="22"/>
          <w:szCs w:val="22"/>
          <w:lang w:val="en-US"/>
        </w:rPr>
      </w:pPr>
    </w:p>
    <w:p w14:paraId="5690ABCE" w14:textId="77777777" w:rsidR="00B62EFC" w:rsidRPr="00631DF8" w:rsidRDefault="009C45F3" w:rsidP="00D13004">
      <w:pPr>
        <w:pStyle w:val="Default"/>
        <w:jc w:val="both"/>
        <w:rPr>
          <w:rFonts w:ascii="Calibri" w:hAnsi="Calibri" w:cs="Calibri"/>
          <w:sz w:val="22"/>
          <w:szCs w:val="22"/>
          <w:lang w:val="en-US"/>
        </w:rPr>
      </w:pPr>
      <w:r w:rsidRPr="00631DF8">
        <w:rPr>
          <w:rFonts w:ascii="Calibri" w:hAnsi="Calibri" w:cs="Calibri"/>
          <w:sz w:val="22"/>
          <w:szCs w:val="22"/>
          <w:lang w:val="en-US"/>
        </w:rPr>
        <w:lastRenderedPageBreak/>
        <w:t xml:space="preserve">The “null hypothesis” Ho assumes that there are no differences or </w:t>
      </w:r>
      <w:r w:rsidR="00915FDD" w:rsidRPr="00631DF8">
        <w:rPr>
          <w:rFonts w:ascii="Calibri" w:hAnsi="Calibri" w:cs="Calibri"/>
          <w:sz w:val="22"/>
          <w:szCs w:val="22"/>
          <w:lang w:val="en-US"/>
        </w:rPr>
        <w:t xml:space="preserve">   </w:t>
      </w:r>
      <w:r w:rsidRPr="00631DF8">
        <w:rPr>
          <w:rFonts w:ascii="Calibri" w:hAnsi="Calibri" w:cs="Calibri"/>
          <w:sz w:val="22"/>
          <w:szCs w:val="22"/>
          <w:lang w:val="en-US"/>
        </w:rPr>
        <w:t>relationships. This is the default assumption of all statistical tests</w:t>
      </w:r>
    </w:p>
    <w:p w14:paraId="5690ABCF" w14:textId="77777777" w:rsidR="009C45F3" w:rsidRPr="00631DF8" w:rsidRDefault="009C45F3" w:rsidP="00D13004">
      <w:pPr>
        <w:pStyle w:val="Default"/>
        <w:jc w:val="both"/>
        <w:rPr>
          <w:rFonts w:ascii="Calibri" w:hAnsi="Calibri" w:cs="Calibri"/>
          <w:sz w:val="22"/>
          <w:szCs w:val="22"/>
          <w:lang w:val="en-US"/>
        </w:rPr>
      </w:pPr>
      <w:r w:rsidRPr="00631DF8">
        <w:rPr>
          <w:rFonts w:ascii="Calibri" w:hAnsi="Calibri" w:cs="Calibri"/>
          <w:sz w:val="22"/>
          <w:szCs w:val="22"/>
          <w:lang w:val="en-US"/>
        </w:rPr>
        <w:t>The “alternative hypothesis” Ha states that there is a Statistically significant difference or relationship.</w:t>
      </w:r>
    </w:p>
    <w:p w14:paraId="5690ABD0" w14:textId="77777777" w:rsidR="00915FDD" w:rsidRPr="00631DF8" w:rsidRDefault="00915FDD" w:rsidP="00D13004">
      <w:pPr>
        <w:pStyle w:val="Default"/>
        <w:jc w:val="both"/>
        <w:rPr>
          <w:rFonts w:ascii="Calibri" w:hAnsi="Calibri" w:cs="Calibri"/>
          <w:sz w:val="22"/>
          <w:szCs w:val="22"/>
          <w:lang w:val="en-US"/>
        </w:rPr>
      </w:pPr>
    </w:p>
    <w:p w14:paraId="5690ABD1" w14:textId="77777777" w:rsidR="00915FDD" w:rsidRPr="00631DF8" w:rsidRDefault="00915FDD" w:rsidP="00D13004">
      <w:pPr>
        <w:pStyle w:val="Default"/>
        <w:jc w:val="both"/>
        <w:rPr>
          <w:rFonts w:ascii="Calibri" w:hAnsi="Calibri" w:cs="Calibri"/>
          <w:sz w:val="22"/>
          <w:szCs w:val="22"/>
          <w:lang w:val="en-US"/>
        </w:rPr>
      </w:pPr>
    </w:p>
    <w:p w14:paraId="5690ABD2" w14:textId="77777777" w:rsidR="00915FDD" w:rsidRPr="00631DF8" w:rsidRDefault="00915FDD" w:rsidP="00D13004">
      <w:pPr>
        <w:pStyle w:val="Default"/>
        <w:jc w:val="both"/>
        <w:rPr>
          <w:rFonts w:ascii="Calibri" w:hAnsi="Calibri" w:cs="Calibri"/>
          <w:sz w:val="22"/>
          <w:szCs w:val="22"/>
          <w:lang w:val="en-US"/>
        </w:rPr>
      </w:pPr>
      <w:r w:rsidRPr="00631DF8">
        <w:rPr>
          <w:rFonts w:ascii="Calibri" w:hAnsi="Calibri" w:cs="Calibri"/>
          <w:sz w:val="22"/>
          <w:szCs w:val="22"/>
          <w:lang w:val="en-US"/>
        </w:rPr>
        <w:t xml:space="preserve">Hypothesis testing helps us to : </w:t>
      </w:r>
    </w:p>
    <w:p w14:paraId="5690ABD3" w14:textId="77777777" w:rsidR="00915FDD" w:rsidRPr="00631DF8" w:rsidRDefault="00915FDD" w:rsidP="00D13004">
      <w:pPr>
        <w:pStyle w:val="Default"/>
        <w:numPr>
          <w:ilvl w:val="0"/>
          <w:numId w:val="38"/>
        </w:numPr>
        <w:jc w:val="both"/>
        <w:rPr>
          <w:rFonts w:ascii="Calibri" w:hAnsi="Calibri" w:cs="Calibri"/>
          <w:sz w:val="22"/>
          <w:szCs w:val="22"/>
          <w:lang w:val="en-US"/>
        </w:rPr>
      </w:pPr>
      <w:r w:rsidRPr="00631DF8">
        <w:rPr>
          <w:rFonts w:ascii="Calibri" w:hAnsi="Calibri" w:cs="Calibri"/>
          <w:sz w:val="22"/>
          <w:szCs w:val="22"/>
          <w:lang w:val="en-US"/>
        </w:rPr>
        <w:t xml:space="preserve">Properly handle uncertainty </w:t>
      </w:r>
    </w:p>
    <w:p w14:paraId="5690ABD4" w14:textId="77777777" w:rsidR="00915FDD" w:rsidRPr="00631DF8" w:rsidRDefault="00915FDD" w:rsidP="00D13004">
      <w:pPr>
        <w:pStyle w:val="Default"/>
        <w:numPr>
          <w:ilvl w:val="0"/>
          <w:numId w:val="38"/>
        </w:numPr>
        <w:jc w:val="both"/>
        <w:rPr>
          <w:rFonts w:ascii="Calibri" w:hAnsi="Calibri" w:cs="Calibri"/>
          <w:sz w:val="22"/>
          <w:szCs w:val="22"/>
          <w:lang w:val="en-US"/>
        </w:rPr>
      </w:pPr>
      <w:r w:rsidRPr="00631DF8">
        <w:rPr>
          <w:rFonts w:ascii="Calibri" w:hAnsi="Calibri" w:cs="Calibri"/>
          <w:sz w:val="22"/>
          <w:szCs w:val="22"/>
          <w:lang w:val="en-US"/>
        </w:rPr>
        <w:t xml:space="preserve">Question assumptions and minimize subjectivity </w:t>
      </w:r>
    </w:p>
    <w:p w14:paraId="5690ABD5" w14:textId="77777777" w:rsidR="00915FDD" w:rsidRPr="00631DF8" w:rsidRDefault="00915FDD" w:rsidP="00D13004">
      <w:pPr>
        <w:pStyle w:val="Default"/>
        <w:numPr>
          <w:ilvl w:val="0"/>
          <w:numId w:val="38"/>
        </w:numPr>
        <w:jc w:val="both"/>
        <w:rPr>
          <w:rFonts w:ascii="Calibri" w:hAnsi="Calibri" w:cs="Calibri"/>
          <w:sz w:val="22"/>
          <w:szCs w:val="22"/>
          <w:lang w:val="en-US"/>
        </w:rPr>
      </w:pPr>
      <w:r w:rsidRPr="00631DF8">
        <w:rPr>
          <w:rFonts w:ascii="Calibri" w:hAnsi="Calibri" w:cs="Calibri"/>
          <w:sz w:val="22"/>
          <w:szCs w:val="22"/>
          <w:lang w:val="en-US"/>
        </w:rPr>
        <w:t xml:space="preserve">Prevent the omission of important information </w:t>
      </w:r>
    </w:p>
    <w:p w14:paraId="5690ABD6" w14:textId="77777777" w:rsidR="00915FDD" w:rsidRPr="00631DF8" w:rsidRDefault="00915FDD" w:rsidP="00D13004">
      <w:pPr>
        <w:pStyle w:val="Default"/>
        <w:numPr>
          <w:ilvl w:val="0"/>
          <w:numId w:val="38"/>
        </w:numPr>
        <w:jc w:val="both"/>
        <w:rPr>
          <w:rFonts w:ascii="Calibri" w:hAnsi="Calibri" w:cs="Calibri"/>
          <w:sz w:val="22"/>
          <w:szCs w:val="22"/>
          <w:lang w:val="en-US"/>
        </w:rPr>
      </w:pPr>
      <w:r w:rsidRPr="00631DF8">
        <w:rPr>
          <w:rFonts w:ascii="Calibri" w:hAnsi="Calibri" w:cs="Calibri"/>
          <w:sz w:val="22"/>
          <w:szCs w:val="22"/>
          <w:lang w:val="en-US"/>
        </w:rPr>
        <w:t xml:space="preserve">Manage the risk of decision errors </w:t>
      </w:r>
    </w:p>
    <w:p w14:paraId="5690ABD7" w14:textId="77777777" w:rsidR="00915FDD" w:rsidRPr="00631DF8" w:rsidRDefault="00915FDD" w:rsidP="00D13004">
      <w:pPr>
        <w:pStyle w:val="Default"/>
        <w:jc w:val="both"/>
        <w:rPr>
          <w:rFonts w:ascii="Calibri" w:hAnsi="Calibri" w:cs="Calibri"/>
          <w:sz w:val="22"/>
          <w:szCs w:val="22"/>
          <w:lang w:val="en-US"/>
        </w:rPr>
      </w:pPr>
    </w:p>
    <w:p w14:paraId="5690ABD8" w14:textId="77777777" w:rsidR="009C45F3" w:rsidRPr="00631DF8" w:rsidRDefault="009C45F3" w:rsidP="00D13004">
      <w:pPr>
        <w:pStyle w:val="Default"/>
        <w:jc w:val="both"/>
        <w:rPr>
          <w:rFonts w:ascii="Calibri" w:hAnsi="Calibri" w:cs="Calibri"/>
          <w:sz w:val="22"/>
          <w:szCs w:val="22"/>
          <w:lang w:val="en-US"/>
        </w:rPr>
      </w:pPr>
    </w:p>
    <w:p w14:paraId="5690ABD9" w14:textId="77777777" w:rsidR="00F26204" w:rsidRPr="00631DF8" w:rsidRDefault="00F26204" w:rsidP="00D13004">
      <w:pPr>
        <w:pStyle w:val="Default"/>
        <w:jc w:val="both"/>
        <w:rPr>
          <w:rFonts w:ascii="Calibri" w:hAnsi="Calibri" w:cs="Calibri"/>
          <w:sz w:val="22"/>
          <w:szCs w:val="22"/>
          <w:lang w:val="en-US"/>
        </w:rPr>
      </w:pPr>
    </w:p>
    <w:p w14:paraId="5690ABDA" w14:textId="77777777" w:rsidR="00F26204" w:rsidRPr="00260D37" w:rsidRDefault="00F26204" w:rsidP="00D13004">
      <w:pPr>
        <w:pStyle w:val="Default"/>
        <w:jc w:val="both"/>
        <w:rPr>
          <w:rFonts w:ascii="Calibri" w:hAnsi="Calibri" w:cs="Calibri"/>
          <w:b/>
          <w:sz w:val="22"/>
          <w:szCs w:val="22"/>
          <w:lang w:val="en-US"/>
        </w:rPr>
      </w:pPr>
      <w:r w:rsidRPr="00260D37">
        <w:rPr>
          <w:rFonts w:ascii="Calibri" w:hAnsi="Calibri" w:cs="Calibri"/>
          <w:b/>
          <w:sz w:val="22"/>
          <w:szCs w:val="22"/>
          <w:lang w:val="en-US"/>
        </w:rPr>
        <w:t xml:space="preserve">STEPS TO HYPOTHESIS TESTING: </w:t>
      </w:r>
    </w:p>
    <w:p w14:paraId="5690ABDB" w14:textId="77777777" w:rsidR="00F26204" w:rsidRPr="00631DF8" w:rsidRDefault="00F26204" w:rsidP="00D13004">
      <w:pPr>
        <w:pStyle w:val="Default"/>
        <w:jc w:val="both"/>
        <w:rPr>
          <w:rFonts w:ascii="Calibri" w:hAnsi="Calibri" w:cs="Calibri"/>
          <w:sz w:val="22"/>
          <w:szCs w:val="22"/>
          <w:lang w:val="en-US"/>
        </w:rPr>
      </w:pPr>
    </w:p>
    <w:p w14:paraId="5690ABDC" w14:textId="77777777" w:rsidR="00E40DDA" w:rsidRPr="00631DF8" w:rsidRDefault="00E40DDA" w:rsidP="00D13004">
      <w:pPr>
        <w:pStyle w:val="Default"/>
        <w:jc w:val="both"/>
        <w:rPr>
          <w:rFonts w:ascii="Calibri" w:hAnsi="Calibri" w:cs="Calibri"/>
          <w:sz w:val="22"/>
          <w:szCs w:val="22"/>
          <w:lang w:val="en-US"/>
        </w:rPr>
      </w:pPr>
      <w:r w:rsidRPr="00631DF8">
        <w:rPr>
          <w:rFonts w:ascii="Calibri" w:hAnsi="Calibri" w:cs="Calibri"/>
          <w:sz w:val="22"/>
          <w:szCs w:val="22"/>
          <w:lang w:val="en-US"/>
        </w:rPr>
        <w:t>The goal of hypothesis testing is to determine the likelihood that a population parameter, such as the mean, is likely to be true. In this section, we describe the four steps of hypothesis testing:</w:t>
      </w:r>
    </w:p>
    <w:p w14:paraId="5690ABDD" w14:textId="77777777" w:rsidR="00F26204" w:rsidRPr="00631DF8" w:rsidRDefault="00F26204" w:rsidP="00D13004">
      <w:pPr>
        <w:pStyle w:val="Default"/>
        <w:jc w:val="both"/>
        <w:rPr>
          <w:rFonts w:ascii="Calibri" w:hAnsi="Calibri" w:cs="Calibri"/>
          <w:sz w:val="22"/>
          <w:szCs w:val="22"/>
          <w:lang w:val="en-US"/>
        </w:rPr>
      </w:pPr>
    </w:p>
    <w:p w14:paraId="5690ABDE" w14:textId="77777777" w:rsidR="00E40DDA" w:rsidRPr="00631DF8" w:rsidRDefault="00E40DDA" w:rsidP="00D13004">
      <w:pPr>
        <w:pStyle w:val="Default"/>
        <w:jc w:val="both"/>
        <w:rPr>
          <w:rFonts w:ascii="Calibri" w:hAnsi="Calibri" w:cs="Calibri"/>
          <w:b/>
          <w:sz w:val="22"/>
          <w:szCs w:val="22"/>
          <w:lang w:val="en-US"/>
        </w:rPr>
      </w:pPr>
      <w:r w:rsidRPr="00631DF8">
        <w:rPr>
          <w:rFonts w:ascii="Calibri" w:hAnsi="Calibri" w:cs="Calibri"/>
          <w:b/>
          <w:sz w:val="22"/>
          <w:szCs w:val="22"/>
          <w:lang w:val="en-US"/>
        </w:rPr>
        <w:t>Step 1: State the hypotheses.</w:t>
      </w:r>
    </w:p>
    <w:p w14:paraId="5690ABDF" w14:textId="77777777" w:rsidR="00F26204" w:rsidRPr="00631DF8" w:rsidRDefault="00F26204" w:rsidP="00D13004">
      <w:pPr>
        <w:pStyle w:val="Default"/>
        <w:jc w:val="both"/>
        <w:rPr>
          <w:rFonts w:ascii="Calibri" w:hAnsi="Calibri" w:cs="Calibri"/>
          <w:sz w:val="22"/>
          <w:szCs w:val="22"/>
          <w:lang w:val="en-US"/>
        </w:rPr>
      </w:pPr>
    </w:p>
    <w:p w14:paraId="5690ABE0" w14:textId="77777777" w:rsidR="00F26204" w:rsidRPr="00631DF8" w:rsidRDefault="00F26204" w:rsidP="00D13004">
      <w:pPr>
        <w:pStyle w:val="Default"/>
        <w:jc w:val="both"/>
        <w:rPr>
          <w:rFonts w:ascii="Calibri" w:hAnsi="Calibri" w:cs="Calibri"/>
          <w:sz w:val="22"/>
          <w:szCs w:val="22"/>
          <w:lang w:val="en-US"/>
        </w:rPr>
      </w:pPr>
      <w:r w:rsidRPr="00631DF8">
        <w:rPr>
          <w:rFonts w:ascii="Calibri" w:hAnsi="Calibri" w:cs="Calibri"/>
          <w:sz w:val="22"/>
          <w:szCs w:val="22"/>
          <w:lang w:val="en-US"/>
        </w:rPr>
        <w:t xml:space="preserve">We begin by stating the value of a population mean in a </w:t>
      </w:r>
      <w:r w:rsidRPr="00631DF8">
        <w:rPr>
          <w:rFonts w:ascii="Calibri" w:hAnsi="Calibri" w:cs="Calibri"/>
          <w:b/>
          <w:sz w:val="22"/>
          <w:szCs w:val="22"/>
          <w:lang w:val="en-US"/>
        </w:rPr>
        <w:t>null hypothesis</w:t>
      </w:r>
      <w:r w:rsidRPr="00631DF8">
        <w:rPr>
          <w:rFonts w:ascii="Calibri" w:hAnsi="Calibri" w:cs="Calibri"/>
          <w:sz w:val="22"/>
          <w:szCs w:val="22"/>
          <w:lang w:val="en-US"/>
        </w:rPr>
        <w:t>, which we presume is true. For the children watching TV example, we state the null hypothesis that children in the United States watch an average of 3 hours of TV per week. This is a starting point so that we can decide whether this is likely to be true, similar to the presumption of innocence in a courtroom. When a defendant is on trial, the jury starts by assuming that the defendant is innocent. The basis of the decision is to determine whether this assumption is true. Likewise, in hypothesis testing, we start by assuming that the hypothesis or claim we are testing is true. This is stated in the null hypothesis. The basis of the decision is to determine whether this assumption is likely to be true.</w:t>
      </w:r>
    </w:p>
    <w:p w14:paraId="5690ABE1" w14:textId="77777777" w:rsidR="00137E05" w:rsidRPr="00631DF8" w:rsidRDefault="00137E05" w:rsidP="00D13004">
      <w:pPr>
        <w:pStyle w:val="Default"/>
        <w:jc w:val="both"/>
        <w:rPr>
          <w:rFonts w:ascii="Calibri" w:hAnsi="Calibri" w:cs="Calibri"/>
          <w:sz w:val="22"/>
          <w:szCs w:val="22"/>
          <w:lang w:val="en-US"/>
        </w:rPr>
      </w:pPr>
    </w:p>
    <w:p w14:paraId="5690ABE2" w14:textId="77777777" w:rsidR="00137E05" w:rsidRPr="00631DF8" w:rsidRDefault="00137E05" w:rsidP="00D13004">
      <w:pPr>
        <w:pStyle w:val="Default"/>
        <w:jc w:val="both"/>
        <w:rPr>
          <w:rFonts w:ascii="Calibri" w:hAnsi="Calibri" w:cs="Calibri"/>
          <w:sz w:val="22"/>
          <w:szCs w:val="22"/>
          <w:lang w:val="en-US"/>
        </w:rPr>
      </w:pPr>
    </w:p>
    <w:p w14:paraId="5690ABE3" w14:textId="77777777" w:rsidR="00F26204" w:rsidRPr="00631DF8" w:rsidRDefault="00F26204" w:rsidP="00D13004">
      <w:pPr>
        <w:pStyle w:val="Default"/>
        <w:jc w:val="both"/>
        <w:rPr>
          <w:rFonts w:ascii="Calibri" w:hAnsi="Calibri" w:cs="Calibri"/>
          <w:sz w:val="22"/>
          <w:szCs w:val="22"/>
          <w:lang w:val="en-US"/>
        </w:rPr>
      </w:pPr>
      <w:r w:rsidRPr="00631DF8">
        <w:rPr>
          <w:rFonts w:ascii="Calibri" w:hAnsi="Calibri" w:cs="Calibri"/>
          <w:sz w:val="22"/>
          <w:szCs w:val="22"/>
          <w:lang w:val="en-US"/>
        </w:rPr>
        <w:t xml:space="preserve">The </w:t>
      </w:r>
      <w:r w:rsidRPr="00631DF8">
        <w:rPr>
          <w:rFonts w:ascii="Calibri" w:hAnsi="Calibri" w:cs="Calibri"/>
          <w:b/>
          <w:sz w:val="22"/>
          <w:szCs w:val="22"/>
          <w:lang w:val="en-US"/>
        </w:rPr>
        <w:t>null hypothesis</w:t>
      </w:r>
      <w:r w:rsidRPr="00631DF8">
        <w:rPr>
          <w:rFonts w:ascii="Calibri" w:hAnsi="Calibri" w:cs="Calibri"/>
          <w:sz w:val="22"/>
          <w:szCs w:val="22"/>
          <w:lang w:val="en-US"/>
        </w:rPr>
        <w:t xml:space="preserve"> </w:t>
      </w:r>
      <w:r w:rsidRPr="00631DF8">
        <w:rPr>
          <w:rFonts w:ascii="Calibri" w:hAnsi="Calibri" w:cs="Calibri"/>
          <w:b/>
          <w:sz w:val="22"/>
          <w:szCs w:val="22"/>
          <w:lang w:val="en-US"/>
        </w:rPr>
        <w:t>(H0),</w:t>
      </w:r>
      <w:r w:rsidRPr="00631DF8">
        <w:rPr>
          <w:rFonts w:ascii="Calibri" w:hAnsi="Calibri" w:cs="Calibri"/>
          <w:sz w:val="22"/>
          <w:szCs w:val="22"/>
          <w:lang w:val="en-US"/>
        </w:rPr>
        <w:t xml:space="preserve"> stated as the null, is a statement about a population parameter, such as the population mean, that is assumed to be true.</w:t>
      </w:r>
    </w:p>
    <w:p w14:paraId="5690ABE4" w14:textId="77777777" w:rsidR="00F26204" w:rsidRPr="00631DF8" w:rsidRDefault="00F26204" w:rsidP="00D13004">
      <w:pPr>
        <w:pStyle w:val="Default"/>
        <w:jc w:val="both"/>
        <w:rPr>
          <w:rFonts w:ascii="Calibri" w:hAnsi="Calibri" w:cs="Calibri"/>
          <w:sz w:val="22"/>
          <w:szCs w:val="22"/>
          <w:lang w:val="en-US"/>
        </w:rPr>
      </w:pPr>
      <w:r w:rsidRPr="00631DF8">
        <w:rPr>
          <w:rFonts w:ascii="Calibri" w:hAnsi="Calibri" w:cs="Calibri"/>
          <w:sz w:val="22"/>
          <w:szCs w:val="22"/>
          <w:lang w:val="en-US"/>
        </w:rPr>
        <w:t>The null hypothesis is a starting point. We will test whether the value stated in the null hypothesis is likely to be true.</w:t>
      </w:r>
    </w:p>
    <w:p w14:paraId="5690ABE5" w14:textId="77777777" w:rsidR="00137E05" w:rsidRPr="00631DF8" w:rsidRDefault="00137E05" w:rsidP="00D13004">
      <w:pPr>
        <w:pStyle w:val="Default"/>
        <w:jc w:val="both"/>
        <w:rPr>
          <w:rFonts w:ascii="Calibri" w:hAnsi="Calibri" w:cs="Calibri"/>
          <w:sz w:val="22"/>
          <w:szCs w:val="22"/>
          <w:lang w:val="en-US"/>
        </w:rPr>
      </w:pPr>
    </w:p>
    <w:p w14:paraId="5690ABE6" w14:textId="77777777" w:rsidR="00F26204" w:rsidRPr="00631DF8" w:rsidRDefault="00F26204" w:rsidP="00D13004">
      <w:pPr>
        <w:pStyle w:val="Default"/>
        <w:jc w:val="both"/>
        <w:rPr>
          <w:rFonts w:ascii="Calibri" w:hAnsi="Calibri" w:cs="Calibri"/>
          <w:sz w:val="22"/>
          <w:szCs w:val="22"/>
          <w:lang w:val="en-US"/>
        </w:rPr>
      </w:pPr>
      <w:r w:rsidRPr="00631DF8">
        <w:rPr>
          <w:rFonts w:ascii="Calibri" w:hAnsi="Calibri" w:cs="Calibri"/>
          <w:sz w:val="22"/>
          <w:szCs w:val="22"/>
          <w:lang w:val="en-US"/>
        </w:rPr>
        <w:t xml:space="preserve">Keep in mind that the only reason we are testing the null hypothesis is because we think it is wrong. We state what we think is wrong about the null hypothesis in an </w:t>
      </w:r>
      <w:r w:rsidRPr="00631DF8">
        <w:rPr>
          <w:rFonts w:ascii="Calibri" w:hAnsi="Calibri" w:cs="Calibri"/>
          <w:b/>
          <w:sz w:val="22"/>
          <w:szCs w:val="22"/>
          <w:lang w:val="en-US"/>
        </w:rPr>
        <w:t>alternative hypothesis</w:t>
      </w:r>
      <w:r w:rsidRPr="00631DF8">
        <w:rPr>
          <w:rFonts w:ascii="Calibri" w:hAnsi="Calibri" w:cs="Calibri"/>
          <w:sz w:val="22"/>
          <w:szCs w:val="22"/>
          <w:lang w:val="en-US"/>
        </w:rPr>
        <w:t>. For the children watching TV example, we may have reason to believe that children watch more than (&gt;) or less than (&lt;) 3 hours of TV per week. When we are uncertain of the direction, we can state that the value in the null hypothesis is not equal to (≠) 3 hours.</w:t>
      </w:r>
    </w:p>
    <w:p w14:paraId="5690ABE7" w14:textId="77777777" w:rsidR="001F43A2" w:rsidRPr="00631DF8" w:rsidRDefault="001F43A2" w:rsidP="00D13004">
      <w:pPr>
        <w:pStyle w:val="Default"/>
        <w:jc w:val="both"/>
        <w:rPr>
          <w:rFonts w:ascii="Calibri" w:hAnsi="Calibri" w:cs="Calibri"/>
          <w:sz w:val="22"/>
          <w:szCs w:val="22"/>
          <w:lang w:val="en-US"/>
        </w:rPr>
      </w:pPr>
    </w:p>
    <w:p w14:paraId="5690ABE8" w14:textId="77777777" w:rsidR="00F26204" w:rsidRPr="00631DF8" w:rsidRDefault="001F43A2" w:rsidP="00D13004">
      <w:pPr>
        <w:pStyle w:val="Default"/>
        <w:jc w:val="both"/>
        <w:rPr>
          <w:rFonts w:ascii="Calibri" w:hAnsi="Calibri" w:cs="Calibri"/>
          <w:sz w:val="22"/>
          <w:szCs w:val="22"/>
          <w:lang w:val="en-US"/>
        </w:rPr>
      </w:pPr>
      <w:r w:rsidRPr="00631DF8">
        <w:rPr>
          <w:rFonts w:ascii="Calibri" w:hAnsi="Calibri" w:cs="Calibri"/>
          <w:sz w:val="22"/>
          <w:szCs w:val="22"/>
          <w:lang w:val="en-US"/>
        </w:rPr>
        <w:t xml:space="preserve">   </w:t>
      </w:r>
      <w:r w:rsidR="00F26204" w:rsidRPr="00631DF8">
        <w:rPr>
          <w:rFonts w:ascii="Calibri" w:hAnsi="Calibri" w:cs="Calibri"/>
          <w:sz w:val="22"/>
          <w:szCs w:val="22"/>
          <w:lang w:val="en-US"/>
        </w:rPr>
        <w:t>In a courtroom, since the defendant is assumed to be innocent (this is the null hypothesis so to speak), the burden is on a prosecutor to conduct a trial to show evidence that the defendant is not innocent. In a similar way, we assume the null hypothesis is true, placing the burden on the researcher to conduct a study to show evidence that the null hypothesis is unlikely to be true. Regardless, we always make a decision about the null hypothesis (that it is likely or unlikely to be true). The alternative hypothesis is needed for Step 2</w:t>
      </w:r>
    </w:p>
    <w:p w14:paraId="5690ABE9" w14:textId="77777777" w:rsidR="00137E05" w:rsidRPr="00631DF8" w:rsidRDefault="00137E05" w:rsidP="00D13004">
      <w:pPr>
        <w:pStyle w:val="Default"/>
        <w:jc w:val="both"/>
        <w:rPr>
          <w:rFonts w:ascii="Calibri" w:hAnsi="Calibri" w:cs="Calibri"/>
          <w:sz w:val="22"/>
          <w:szCs w:val="22"/>
          <w:lang w:val="en-US"/>
        </w:rPr>
      </w:pPr>
    </w:p>
    <w:p w14:paraId="5690ABEA" w14:textId="77777777" w:rsidR="00137E05" w:rsidRPr="00631DF8" w:rsidRDefault="00137E05" w:rsidP="00D13004">
      <w:pPr>
        <w:pStyle w:val="Default"/>
        <w:jc w:val="both"/>
        <w:rPr>
          <w:rFonts w:ascii="Calibri" w:hAnsi="Calibri" w:cs="Calibri"/>
          <w:sz w:val="22"/>
          <w:szCs w:val="22"/>
          <w:lang w:val="en-US"/>
        </w:rPr>
      </w:pPr>
      <w:r w:rsidRPr="00631DF8">
        <w:rPr>
          <w:rFonts w:ascii="Calibri" w:hAnsi="Calibri" w:cs="Calibri"/>
          <w:sz w:val="22"/>
          <w:szCs w:val="22"/>
          <w:lang w:val="en-US"/>
        </w:rPr>
        <w:t xml:space="preserve">An </w:t>
      </w:r>
      <w:r w:rsidRPr="00631DF8">
        <w:rPr>
          <w:rFonts w:ascii="Calibri" w:hAnsi="Calibri" w:cs="Calibri"/>
          <w:b/>
          <w:sz w:val="22"/>
          <w:szCs w:val="22"/>
          <w:lang w:val="en-US"/>
        </w:rPr>
        <w:t>alternative hypothesis (H1)</w:t>
      </w:r>
      <w:r w:rsidRPr="00631DF8">
        <w:rPr>
          <w:rFonts w:ascii="Calibri" w:hAnsi="Calibri" w:cs="Calibri"/>
          <w:sz w:val="22"/>
          <w:szCs w:val="22"/>
          <w:lang w:val="en-US"/>
        </w:rPr>
        <w:t xml:space="preserve"> is a statement that directly contradicts a null hypothesis by stating that that the actual value of a population parameter is less than, greater than, or not equal to the value stated in the null hypothesis.</w:t>
      </w:r>
    </w:p>
    <w:p w14:paraId="5690ABEB" w14:textId="77777777" w:rsidR="00137E05" w:rsidRPr="00631DF8" w:rsidRDefault="001F43A2" w:rsidP="00D13004">
      <w:pPr>
        <w:pStyle w:val="Default"/>
        <w:jc w:val="both"/>
        <w:rPr>
          <w:rFonts w:ascii="Calibri" w:hAnsi="Calibri" w:cs="Calibri"/>
          <w:sz w:val="22"/>
          <w:szCs w:val="22"/>
          <w:lang w:val="en-US"/>
        </w:rPr>
      </w:pPr>
      <w:r w:rsidRPr="00631DF8">
        <w:rPr>
          <w:rFonts w:ascii="Calibri" w:hAnsi="Calibri" w:cs="Calibri"/>
          <w:sz w:val="22"/>
          <w:szCs w:val="22"/>
          <w:lang w:val="en-US"/>
        </w:rPr>
        <w:lastRenderedPageBreak/>
        <w:t xml:space="preserve">   </w:t>
      </w:r>
      <w:r w:rsidR="00631DF8">
        <w:rPr>
          <w:rFonts w:ascii="Calibri" w:hAnsi="Calibri" w:cs="Calibri"/>
          <w:sz w:val="22"/>
          <w:szCs w:val="22"/>
          <w:lang w:val="en-US"/>
        </w:rPr>
        <w:t xml:space="preserve">  </w:t>
      </w:r>
      <w:r w:rsidR="00137E05" w:rsidRPr="00631DF8">
        <w:rPr>
          <w:rFonts w:ascii="Calibri" w:hAnsi="Calibri" w:cs="Calibri"/>
          <w:sz w:val="22"/>
          <w:szCs w:val="22"/>
          <w:lang w:val="en-US"/>
        </w:rPr>
        <w:t>The alternative hypothesis states what we think is wrong about the null hypothesis, which is needed for Step 2.</w:t>
      </w:r>
    </w:p>
    <w:p w14:paraId="5690ABEC" w14:textId="77777777" w:rsidR="00137E05" w:rsidRPr="00631DF8" w:rsidRDefault="00137E05" w:rsidP="00D13004">
      <w:pPr>
        <w:pStyle w:val="Default"/>
        <w:jc w:val="both"/>
        <w:rPr>
          <w:rFonts w:ascii="Calibri" w:hAnsi="Calibri" w:cs="Calibri"/>
          <w:sz w:val="22"/>
          <w:szCs w:val="22"/>
          <w:lang w:val="en-US"/>
        </w:rPr>
      </w:pPr>
    </w:p>
    <w:p w14:paraId="5690ABED" w14:textId="77777777" w:rsidR="00137E05" w:rsidRPr="00631DF8" w:rsidRDefault="00137E05" w:rsidP="00D13004">
      <w:pPr>
        <w:pStyle w:val="Default"/>
        <w:jc w:val="both"/>
        <w:rPr>
          <w:rFonts w:ascii="Calibri" w:hAnsi="Calibri" w:cs="Calibri"/>
          <w:sz w:val="22"/>
          <w:szCs w:val="22"/>
          <w:lang w:val="en-US"/>
        </w:rPr>
      </w:pPr>
    </w:p>
    <w:p w14:paraId="5690ABEE" w14:textId="77777777" w:rsidR="00E40DDA" w:rsidRPr="00631DF8" w:rsidRDefault="00631DF8" w:rsidP="00D13004">
      <w:pPr>
        <w:pStyle w:val="Default"/>
        <w:jc w:val="both"/>
        <w:rPr>
          <w:rFonts w:ascii="Calibri" w:hAnsi="Calibri" w:cs="Calibri"/>
          <w:b/>
          <w:sz w:val="22"/>
          <w:szCs w:val="22"/>
          <w:lang w:val="en-US"/>
        </w:rPr>
      </w:pPr>
      <w:r w:rsidRPr="00631DF8">
        <w:rPr>
          <w:rFonts w:ascii="Calibri" w:hAnsi="Calibri" w:cs="Calibri"/>
          <w:b/>
          <w:sz w:val="22"/>
          <w:szCs w:val="22"/>
          <w:lang w:val="en-US"/>
        </w:rPr>
        <w:t xml:space="preserve"> </w:t>
      </w:r>
      <w:r w:rsidR="00E40DDA" w:rsidRPr="00631DF8">
        <w:rPr>
          <w:rFonts w:ascii="Calibri" w:hAnsi="Calibri" w:cs="Calibri"/>
          <w:b/>
          <w:sz w:val="22"/>
          <w:szCs w:val="22"/>
          <w:lang w:val="en-US"/>
        </w:rPr>
        <w:t>Step 2: Set the criteria for a decision.</w:t>
      </w:r>
    </w:p>
    <w:p w14:paraId="5690ABEF" w14:textId="77777777" w:rsidR="006B35E2" w:rsidRPr="00631DF8" w:rsidRDefault="006B35E2" w:rsidP="00D13004">
      <w:pPr>
        <w:pStyle w:val="Default"/>
        <w:jc w:val="both"/>
        <w:rPr>
          <w:rFonts w:ascii="Calibri" w:hAnsi="Calibri" w:cs="Calibri"/>
          <w:sz w:val="22"/>
          <w:szCs w:val="22"/>
          <w:lang w:val="en-US"/>
        </w:rPr>
      </w:pPr>
    </w:p>
    <w:p w14:paraId="5690ABF0" w14:textId="77777777" w:rsidR="00047C84" w:rsidRPr="00631DF8" w:rsidRDefault="00047C84" w:rsidP="00D13004">
      <w:pPr>
        <w:pStyle w:val="Default"/>
        <w:jc w:val="both"/>
        <w:rPr>
          <w:rFonts w:ascii="Calibri" w:hAnsi="Calibri" w:cs="Calibri"/>
          <w:sz w:val="22"/>
          <w:szCs w:val="22"/>
          <w:lang w:val="en-US"/>
        </w:rPr>
      </w:pPr>
      <w:r w:rsidRPr="00631DF8">
        <w:rPr>
          <w:rFonts w:ascii="Calibri" w:hAnsi="Calibri" w:cs="Calibri"/>
          <w:sz w:val="22"/>
          <w:szCs w:val="22"/>
          <w:lang w:val="en-US"/>
        </w:rPr>
        <w:t xml:space="preserve">To set the criteria for a decision, we state the </w:t>
      </w:r>
      <w:r w:rsidRPr="003946C5">
        <w:rPr>
          <w:rFonts w:ascii="Calibri" w:hAnsi="Calibri" w:cs="Calibri"/>
          <w:b/>
          <w:sz w:val="22"/>
          <w:szCs w:val="22"/>
          <w:lang w:val="en-US"/>
        </w:rPr>
        <w:t>level of significance</w:t>
      </w:r>
      <w:r w:rsidRPr="00631DF8">
        <w:rPr>
          <w:rFonts w:ascii="Calibri" w:hAnsi="Calibri" w:cs="Calibri"/>
          <w:sz w:val="22"/>
          <w:szCs w:val="22"/>
          <w:lang w:val="en-US"/>
        </w:rPr>
        <w:t xml:space="preserve"> for a test. This is similar to the criterion that jurors use in a criminal trial. Jurors decide whether the evidence presented shows guilt beyond a </w:t>
      </w:r>
    </w:p>
    <w:p w14:paraId="5690ABF1" w14:textId="77777777" w:rsidR="001F43A2" w:rsidRPr="00631DF8" w:rsidRDefault="00047C84" w:rsidP="00D13004">
      <w:pPr>
        <w:pStyle w:val="Default"/>
        <w:jc w:val="both"/>
        <w:rPr>
          <w:rFonts w:ascii="Calibri" w:hAnsi="Calibri" w:cs="Calibri"/>
          <w:sz w:val="22"/>
          <w:szCs w:val="22"/>
          <w:lang w:val="en-US"/>
        </w:rPr>
      </w:pPr>
      <w:r w:rsidRPr="00631DF8">
        <w:rPr>
          <w:rFonts w:ascii="Calibri" w:hAnsi="Calibri" w:cs="Calibri"/>
          <w:sz w:val="22"/>
          <w:szCs w:val="22"/>
          <w:lang w:val="en-US"/>
        </w:rPr>
        <w:t>reasonable doubt (this is the criterion). Likewise, in hypothesis testing, we collect data to show that the null hypothesis is not true, based on the likelihood of selecting a sample mean from a population (the likelihood is the criterion). The likelihood or level of significance is typically set at 5% in behavioral research studies. When the probability of obtaining a sample mean is less than 5% if the null hypothesis were true, then we conclude that the sample we selected is too unlikely and so we reject the null hypothesis.</w:t>
      </w:r>
    </w:p>
    <w:p w14:paraId="5690ABF2" w14:textId="77777777" w:rsidR="001F43A2" w:rsidRPr="00631DF8" w:rsidRDefault="001F43A2" w:rsidP="00D13004">
      <w:pPr>
        <w:pStyle w:val="Default"/>
        <w:jc w:val="both"/>
        <w:rPr>
          <w:rFonts w:ascii="Calibri" w:hAnsi="Calibri" w:cs="Calibri"/>
          <w:sz w:val="22"/>
          <w:szCs w:val="22"/>
          <w:lang w:val="en-US"/>
        </w:rPr>
      </w:pPr>
    </w:p>
    <w:p w14:paraId="5690ABF3" w14:textId="77777777" w:rsidR="00047C84" w:rsidRPr="00631DF8" w:rsidRDefault="00047C84" w:rsidP="00D13004">
      <w:pPr>
        <w:pStyle w:val="Default"/>
        <w:jc w:val="both"/>
        <w:rPr>
          <w:rFonts w:ascii="Calibri" w:hAnsi="Calibri" w:cs="Calibri"/>
          <w:sz w:val="22"/>
          <w:szCs w:val="22"/>
          <w:lang w:val="en-US"/>
        </w:rPr>
      </w:pPr>
      <w:r w:rsidRPr="003946C5">
        <w:rPr>
          <w:rFonts w:ascii="Calibri" w:hAnsi="Calibri" w:cs="Calibri"/>
          <w:b/>
          <w:sz w:val="22"/>
          <w:szCs w:val="22"/>
          <w:lang w:val="en-US"/>
        </w:rPr>
        <w:t>Level of significance</w:t>
      </w:r>
      <w:r w:rsidRPr="00631DF8">
        <w:rPr>
          <w:rFonts w:ascii="Calibri" w:hAnsi="Calibri" w:cs="Calibri"/>
          <w:sz w:val="22"/>
          <w:szCs w:val="22"/>
          <w:lang w:val="en-US"/>
        </w:rPr>
        <w:t>, or significance level, refers to a criterion of judgment upon which a decision is made regarding the value stated in a null hypothesis. The criterion is based on the probability of obtaining a statistic measured in a sample if the value stated in the null hypothesis were true.</w:t>
      </w:r>
    </w:p>
    <w:p w14:paraId="5690ABF4" w14:textId="77777777" w:rsidR="00047C84" w:rsidRPr="00631DF8" w:rsidRDefault="001F43A2" w:rsidP="00D13004">
      <w:pPr>
        <w:pStyle w:val="Default"/>
        <w:jc w:val="both"/>
        <w:rPr>
          <w:rFonts w:ascii="Calibri" w:hAnsi="Calibri" w:cs="Calibri"/>
          <w:sz w:val="22"/>
          <w:szCs w:val="22"/>
          <w:lang w:val="en-US"/>
        </w:rPr>
      </w:pPr>
      <w:r w:rsidRPr="00631DF8">
        <w:rPr>
          <w:rFonts w:ascii="Calibri" w:hAnsi="Calibri" w:cs="Calibri"/>
          <w:sz w:val="22"/>
          <w:szCs w:val="22"/>
          <w:lang w:val="en-US"/>
        </w:rPr>
        <w:t xml:space="preserve"> </w:t>
      </w:r>
      <w:r w:rsidR="003946C5">
        <w:rPr>
          <w:rFonts w:ascii="Calibri" w:hAnsi="Calibri" w:cs="Calibri"/>
          <w:sz w:val="22"/>
          <w:szCs w:val="22"/>
          <w:lang w:val="en-US"/>
        </w:rPr>
        <w:t xml:space="preserve">   </w:t>
      </w:r>
      <w:r w:rsidRPr="00631DF8">
        <w:rPr>
          <w:rFonts w:ascii="Calibri" w:hAnsi="Calibri" w:cs="Calibri"/>
          <w:sz w:val="22"/>
          <w:szCs w:val="22"/>
          <w:lang w:val="en-US"/>
        </w:rPr>
        <w:t xml:space="preserve"> </w:t>
      </w:r>
      <w:r w:rsidR="00047C84" w:rsidRPr="00631DF8">
        <w:rPr>
          <w:rFonts w:ascii="Calibri" w:hAnsi="Calibri" w:cs="Calibri"/>
          <w:sz w:val="22"/>
          <w:szCs w:val="22"/>
          <w:lang w:val="en-US"/>
        </w:rPr>
        <w:t>In behavioral science, the criterion or level of significance is typically set at 5%. When the probability of obtaining a sample mean is less than 5% if the null hypothesis were true, then we reject the value stated in the null hypothesis.</w:t>
      </w:r>
    </w:p>
    <w:p w14:paraId="5690ABF5" w14:textId="77777777" w:rsidR="001F43A2" w:rsidRPr="00631DF8" w:rsidRDefault="001F43A2" w:rsidP="00D13004">
      <w:pPr>
        <w:pStyle w:val="Default"/>
        <w:jc w:val="both"/>
        <w:rPr>
          <w:rFonts w:ascii="Calibri" w:hAnsi="Calibri" w:cs="Calibri"/>
          <w:sz w:val="22"/>
          <w:szCs w:val="22"/>
          <w:lang w:val="en-US"/>
        </w:rPr>
      </w:pPr>
    </w:p>
    <w:p w14:paraId="5690ABF6" w14:textId="77777777" w:rsidR="00B62EFC" w:rsidRPr="00631DF8" w:rsidRDefault="00047C84" w:rsidP="00D13004">
      <w:pPr>
        <w:pStyle w:val="Default"/>
        <w:jc w:val="both"/>
        <w:rPr>
          <w:rFonts w:ascii="Calibri" w:hAnsi="Calibri" w:cs="Calibri"/>
          <w:sz w:val="22"/>
          <w:szCs w:val="22"/>
          <w:lang w:val="en-US"/>
        </w:rPr>
      </w:pPr>
      <w:r w:rsidRPr="00631DF8">
        <w:rPr>
          <w:rFonts w:ascii="Calibri" w:hAnsi="Calibri" w:cs="Calibri"/>
          <w:sz w:val="22"/>
          <w:szCs w:val="22"/>
          <w:lang w:val="en-US"/>
        </w:rPr>
        <w:t xml:space="preserve">The alternative hypothesis establishes where to place the level of significance. Remember that we know that the sample mean will equal the population mean on average if the null hypothesis is true. All other possible values of the sample mean are normally distributed (central limit theorem). The empirical rule tells us that at least 95% of all sample means fall within about 2 standard deviations (SD) of the </w:t>
      </w:r>
      <w:r w:rsidR="003946C5">
        <w:rPr>
          <w:rFonts w:ascii="Calibri" w:hAnsi="Calibri" w:cs="Calibri"/>
          <w:sz w:val="22"/>
          <w:szCs w:val="22"/>
          <w:lang w:val="en-US"/>
        </w:rPr>
        <w:t>p</w:t>
      </w:r>
      <w:r w:rsidRPr="00631DF8">
        <w:rPr>
          <w:rFonts w:ascii="Calibri" w:hAnsi="Calibri" w:cs="Calibri"/>
          <w:sz w:val="22"/>
          <w:szCs w:val="22"/>
          <w:lang w:val="en-US"/>
        </w:rPr>
        <w:t>opulation mean, meaning that there is less than a</w:t>
      </w:r>
      <w:r w:rsidR="001F43A2" w:rsidRPr="00631DF8">
        <w:rPr>
          <w:rFonts w:ascii="Calibri" w:hAnsi="Calibri" w:cs="Calibri"/>
          <w:sz w:val="22"/>
          <w:szCs w:val="22"/>
          <w:lang w:val="en-US"/>
        </w:rPr>
        <w:t xml:space="preserve"> 5% probability of obtaining a S</w:t>
      </w:r>
      <w:r w:rsidRPr="00631DF8">
        <w:rPr>
          <w:rFonts w:ascii="Calibri" w:hAnsi="Calibri" w:cs="Calibri"/>
          <w:sz w:val="22"/>
          <w:szCs w:val="22"/>
          <w:lang w:val="en-US"/>
        </w:rPr>
        <w:t xml:space="preserve">ample mean that is beyond 2 SD from the population mean. For the children watching TV example, we can look for the probability of obtaining a sample mean beyond 2 SD in the upper tail (greater than 3), the lower tail (less than 3), or both tails (not equal to 3). Figure 8.2 shows that the alternative hypothesis is used to </w:t>
      </w:r>
      <w:r w:rsidR="003946C5">
        <w:rPr>
          <w:rFonts w:ascii="Calibri" w:hAnsi="Calibri" w:cs="Calibri"/>
          <w:sz w:val="22"/>
          <w:szCs w:val="22"/>
          <w:lang w:val="en-US"/>
        </w:rPr>
        <w:t>d</w:t>
      </w:r>
      <w:r w:rsidRPr="00631DF8">
        <w:rPr>
          <w:rFonts w:ascii="Calibri" w:hAnsi="Calibri" w:cs="Calibri"/>
          <w:sz w:val="22"/>
          <w:szCs w:val="22"/>
          <w:lang w:val="en-US"/>
        </w:rPr>
        <w:t>etermine which tail or tails to place the level of significance for a hypothesis test.</w:t>
      </w:r>
    </w:p>
    <w:p w14:paraId="5690ABF7" w14:textId="77777777" w:rsidR="00F26204" w:rsidRPr="00631DF8" w:rsidRDefault="00F26204" w:rsidP="00D13004">
      <w:pPr>
        <w:pStyle w:val="Default"/>
        <w:jc w:val="both"/>
        <w:rPr>
          <w:rFonts w:ascii="Calibri" w:hAnsi="Calibri" w:cs="Calibri"/>
          <w:sz w:val="22"/>
          <w:szCs w:val="22"/>
          <w:lang w:val="en-US"/>
        </w:rPr>
      </w:pPr>
    </w:p>
    <w:p w14:paraId="5690ABF8" w14:textId="77777777" w:rsidR="00B62EFC" w:rsidRPr="003946C5" w:rsidRDefault="00E40DDA" w:rsidP="00D13004">
      <w:pPr>
        <w:pStyle w:val="Default"/>
        <w:jc w:val="both"/>
        <w:rPr>
          <w:rFonts w:ascii="Calibri" w:hAnsi="Calibri" w:cs="Calibri"/>
          <w:b/>
          <w:sz w:val="22"/>
          <w:szCs w:val="22"/>
          <w:lang w:val="en-US"/>
        </w:rPr>
      </w:pPr>
      <w:r w:rsidRPr="003946C5">
        <w:rPr>
          <w:rFonts w:ascii="Calibri" w:hAnsi="Calibri" w:cs="Calibri"/>
          <w:b/>
          <w:sz w:val="22"/>
          <w:szCs w:val="22"/>
          <w:lang w:val="en-US"/>
        </w:rPr>
        <w:t>Step 3: Compute the test statistic.</w:t>
      </w:r>
    </w:p>
    <w:p w14:paraId="5690ABF9" w14:textId="77777777" w:rsidR="00047C84" w:rsidRPr="00631DF8" w:rsidRDefault="00047C84" w:rsidP="00D13004">
      <w:pPr>
        <w:pStyle w:val="Default"/>
        <w:jc w:val="both"/>
        <w:rPr>
          <w:rFonts w:ascii="Calibri" w:hAnsi="Calibri" w:cs="Calibri"/>
          <w:sz w:val="22"/>
          <w:szCs w:val="22"/>
          <w:lang w:val="en-US"/>
        </w:rPr>
      </w:pPr>
    </w:p>
    <w:p w14:paraId="5690ABFA" w14:textId="77777777" w:rsidR="00047C84" w:rsidRPr="00631DF8" w:rsidRDefault="00047C84" w:rsidP="00D13004">
      <w:pPr>
        <w:pStyle w:val="Default"/>
        <w:jc w:val="both"/>
        <w:rPr>
          <w:rFonts w:ascii="Calibri" w:hAnsi="Calibri" w:cs="Calibri"/>
          <w:sz w:val="22"/>
          <w:szCs w:val="22"/>
          <w:lang w:val="en-US"/>
        </w:rPr>
      </w:pPr>
      <w:r w:rsidRPr="00631DF8">
        <w:rPr>
          <w:rFonts w:ascii="Calibri" w:hAnsi="Calibri" w:cs="Calibri"/>
          <w:sz w:val="22"/>
          <w:szCs w:val="22"/>
          <w:lang w:val="en-US"/>
        </w:rPr>
        <w:t xml:space="preserve">Suppose we measure a sample mean equal to 4 hours per week that children watch TV. To make a decision, we need to evaluate how likely this sample outcome is, if the population mean stated by the null hypothesis (3 hours per week) is true. We use </w:t>
      </w:r>
      <w:r w:rsidRPr="003946C5">
        <w:rPr>
          <w:rFonts w:ascii="Calibri" w:hAnsi="Calibri" w:cs="Calibri"/>
          <w:b/>
          <w:sz w:val="22"/>
          <w:szCs w:val="22"/>
          <w:lang w:val="en-US"/>
        </w:rPr>
        <w:t>a test statistic</w:t>
      </w:r>
      <w:r w:rsidRPr="00631DF8">
        <w:rPr>
          <w:rFonts w:ascii="Calibri" w:hAnsi="Calibri" w:cs="Calibri"/>
          <w:sz w:val="22"/>
          <w:szCs w:val="22"/>
          <w:lang w:val="en-US"/>
        </w:rPr>
        <w:t xml:space="preserve"> to determine this likelihood. Specifically, a test statistic tells us how far, or how many standard deviations, a sample mean is from the population mean. The larger the value of the test statistic, the further the distance, or number of standard deviations, a sample mean is from the population mean stated in the null hypothesis. The value of the </w:t>
      </w:r>
    </w:p>
    <w:p w14:paraId="5690ABFB" w14:textId="77777777" w:rsidR="00047C84" w:rsidRPr="00631DF8" w:rsidRDefault="00047C84" w:rsidP="00D13004">
      <w:pPr>
        <w:pStyle w:val="Default"/>
        <w:jc w:val="both"/>
        <w:rPr>
          <w:rFonts w:ascii="Calibri" w:hAnsi="Calibri" w:cs="Calibri"/>
          <w:sz w:val="22"/>
          <w:szCs w:val="22"/>
          <w:lang w:val="en-US"/>
        </w:rPr>
      </w:pPr>
      <w:r w:rsidRPr="00631DF8">
        <w:rPr>
          <w:rFonts w:ascii="Calibri" w:hAnsi="Calibri" w:cs="Calibri"/>
          <w:sz w:val="22"/>
          <w:szCs w:val="22"/>
          <w:lang w:val="en-US"/>
        </w:rPr>
        <w:t>test statistic is used to make a decision in Step 4.</w:t>
      </w:r>
    </w:p>
    <w:p w14:paraId="5690ABFC" w14:textId="77777777" w:rsidR="00137E05" w:rsidRPr="00631DF8" w:rsidRDefault="00137E05" w:rsidP="00D13004">
      <w:pPr>
        <w:pStyle w:val="Default"/>
        <w:jc w:val="both"/>
        <w:rPr>
          <w:rFonts w:ascii="Calibri" w:hAnsi="Calibri" w:cs="Calibri"/>
          <w:sz w:val="22"/>
          <w:szCs w:val="22"/>
          <w:lang w:val="en-US"/>
        </w:rPr>
      </w:pPr>
    </w:p>
    <w:p w14:paraId="5690ABFD" w14:textId="77777777" w:rsidR="00137E05" w:rsidRPr="00631DF8" w:rsidRDefault="00137E05" w:rsidP="00D13004">
      <w:pPr>
        <w:pStyle w:val="Default"/>
        <w:jc w:val="both"/>
        <w:rPr>
          <w:rFonts w:ascii="Calibri" w:hAnsi="Calibri" w:cs="Calibri"/>
          <w:sz w:val="22"/>
          <w:szCs w:val="22"/>
          <w:lang w:val="en-US"/>
        </w:rPr>
      </w:pPr>
    </w:p>
    <w:p w14:paraId="5690ABFE" w14:textId="77777777" w:rsidR="00047C84" w:rsidRPr="00631DF8" w:rsidRDefault="00047C84" w:rsidP="00D13004">
      <w:pPr>
        <w:pStyle w:val="Default"/>
        <w:jc w:val="both"/>
        <w:rPr>
          <w:rFonts w:ascii="Calibri" w:hAnsi="Calibri" w:cs="Calibri"/>
          <w:sz w:val="22"/>
          <w:szCs w:val="22"/>
          <w:lang w:val="en-US"/>
        </w:rPr>
      </w:pPr>
      <w:r w:rsidRPr="00631DF8">
        <w:rPr>
          <w:rFonts w:ascii="Calibri" w:hAnsi="Calibri" w:cs="Calibri"/>
          <w:sz w:val="22"/>
          <w:szCs w:val="22"/>
          <w:lang w:val="en-US"/>
        </w:rPr>
        <w:t xml:space="preserve">The </w:t>
      </w:r>
      <w:r w:rsidRPr="003946C5">
        <w:rPr>
          <w:rFonts w:ascii="Calibri" w:hAnsi="Calibri" w:cs="Calibri"/>
          <w:b/>
          <w:sz w:val="22"/>
          <w:szCs w:val="22"/>
          <w:lang w:val="en-US"/>
        </w:rPr>
        <w:t>test statistic</w:t>
      </w:r>
      <w:r w:rsidRPr="00631DF8">
        <w:rPr>
          <w:rFonts w:ascii="Calibri" w:hAnsi="Calibri" w:cs="Calibri"/>
          <w:sz w:val="22"/>
          <w:szCs w:val="22"/>
          <w:lang w:val="en-US"/>
        </w:rPr>
        <w:t xml:space="preserve"> is a mathematical formula that allows researchers to determine the likelihood of obtaining sample outcomes if the null hypothesis were true. The value of the test statistic is used to make a decision regarding the null hypothesis.</w:t>
      </w:r>
    </w:p>
    <w:p w14:paraId="5690ABFF" w14:textId="77777777" w:rsidR="00F26204" w:rsidRPr="00631DF8" w:rsidRDefault="00F26204" w:rsidP="0075114D">
      <w:pPr>
        <w:pStyle w:val="Default"/>
        <w:rPr>
          <w:rFonts w:ascii="Calibri" w:hAnsi="Calibri" w:cs="Calibri"/>
          <w:sz w:val="22"/>
          <w:szCs w:val="22"/>
          <w:lang w:val="en-US"/>
        </w:rPr>
      </w:pPr>
    </w:p>
    <w:p w14:paraId="5690AC00" w14:textId="77777777" w:rsidR="009C45F3" w:rsidRPr="003946C5" w:rsidRDefault="00E40DDA" w:rsidP="00D13004">
      <w:pPr>
        <w:pStyle w:val="Default"/>
        <w:jc w:val="both"/>
        <w:rPr>
          <w:rFonts w:ascii="Calibri" w:hAnsi="Calibri" w:cs="Calibri"/>
          <w:b/>
          <w:sz w:val="22"/>
          <w:szCs w:val="22"/>
          <w:lang w:val="en-US"/>
        </w:rPr>
      </w:pPr>
      <w:r w:rsidRPr="003946C5">
        <w:rPr>
          <w:rFonts w:ascii="Calibri" w:hAnsi="Calibri" w:cs="Calibri"/>
          <w:b/>
          <w:sz w:val="22"/>
          <w:szCs w:val="22"/>
          <w:lang w:val="en-US"/>
        </w:rPr>
        <w:t>Step 4: Make a decision</w:t>
      </w:r>
    </w:p>
    <w:p w14:paraId="5690AC01" w14:textId="77777777" w:rsidR="00047C84" w:rsidRPr="00631DF8" w:rsidRDefault="00047C84" w:rsidP="00D13004">
      <w:pPr>
        <w:pStyle w:val="Default"/>
        <w:jc w:val="both"/>
        <w:rPr>
          <w:rFonts w:ascii="Calibri" w:hAnsi="Calibri" w:cs="Calibri"/>
          <w:sz w:val="22"/>
          <w:szCs w:val="22"/>
          <w:lang w:val="en-US"/>
        </w:rPr>
      </w:pPr>
    </w:p>
    <w:p w14:paraId="5690AC02" w14:textId="77777777" w:rsidR="00047C84" w:rsidRPr="00631DF8" w:rsidRDefault="00047C84" w:rsidP="00D13004">
      <w:pPr>
        <w:pStyle w:val="Default"/>
        <w:jc w:val="both"/>
        <w:rPr>
          <w:rFonts w:ascii="Calibri" w:hAnsi="Calibri" w:cs="Calibri"/>
          <w:sz w:val="22"/>
          <w:szCs w:val="22"/>
          <w:lang w:val="en-US"/>
        </w:rPr>
      </w:pPr>
      <w:r w:rsidRPr="00631DF8">
        <w:rPr>
          <w:rFonts w:ascii="Calibri" w:hAnsi="Calibri" w:cs="Calibri"/>
          <w:sz w:val="22"/>
          <w:szCs w:val="22"/>
          <w:lang w:val="en-US"/>
        </w:rPr>
        <w:t xml:space="preserve">We use the value of the test statistic to make a decision about the null hypothesis. The decision is based on the probability of obtaining a sample mean, given that the value stated in the null hypothesis is true. If </w:t>
      </w:r>
      <w:r w:rsidRPr="00631DF8">
        <w:rPr>
          <w:rFonts w:ascii="Calibri" w:hAnsi="Calibri" w:cs="Calibri"/>
          <w:sz w:val="22"/>
          <w:szCs w:val="22"/>
          <w:lang w:val="en-US"/>
        </w:rPr>
        <w:lastRenderedPageBreak/>
        <w:t>th</w:t>
      </w:r>
      <w:r w:rsidR="00F26204" w:rsidRPr="00631DF8">
        <w:rPr>
          <w:rFonts w:ascii="Calibri" w:hAnsi="Calibri" w:cs="Calibri"/>
          <w:sz w:val="22"/>
          <w:szCs w:val="22"/>
          <w:lang w:val="en-US"/>
        </w:rPr>
        <w:t>e p</w:t>
      </w:r>
      <w:r w:rsidRPr="00631DF8">
        <w:rPr>
          <w:rFonts w:ascii="Calibri" w:hAnsi="Calibri" w:cs="Calibri"/>
          <w:sz w:val="22"/>
          <w:szCs w:val="22"/>
          <w:lang w:val="en-US"/>
        </w:rPr>
        <w:t>robability of obtaining a sample mean is less than 5% when the null hypothesis is true, then the decision is to reject the null hypothesis. If the probability of obtaining a sample mean is greater than 5% when the null hypothesis is true, then the decision is to retain the null hypothesis. In sum, there are two decisions a researcher can make:</w:t>
      </w:r>
    </w:p>
    <w:p w14:paraId="5690AC03" w14:textId="77777777" w:rsidR="00C979B4" w:rsidRPr="00631DF8" w:rsidRDefault="00C979B4" w:rsidP="00D13004">
      <w:pPr>
        <w:pStyle w:val="Default"/>
        <w:jc w:val="both"/>
        <w:rPr>
          <w:rFonts w:ascii="Calibri" w:hAnsi="Calibri" w:cs="Calibri"/>
          <w:sz w:val="22"/>
          <w:szCs w:val="22"/>
          <w:lang w:val="en-US"/>
        </w:rPr>
      </w:pPr>
    </w:p>
    <w:p w14:paraId="5690AC04" w14:textId="77777777" w:rsidR="00F26204" w:rsidRPr="003946C5" w:rsidRDefault="00047C84" w:rsidP="00D13004">
      <w:pPr>
        <w:pStyle w:val="Default"/>
        <w:numPr>
          <w:ilvl w:val="0"/>
          <w:numId w:val="39"/>
        </w:numPr>
        <w:jc w:val="both"/>
        <w:rPr>
          <w:rFonts w:ascii="Calibri" w:hAnsi="Calibri" w:cs="Calibri"/>
          <w:sz w:val="22"/>
          <w:szCs w:val="22"/>
          <w:lang w:val="en-US"/>
        </w:rPr>
      </w:pPr>
      <w:r w:rsidRPr="003946C5">
        <w:rPr>
          <w:rFonts w:ascii="Calibri" w:hAnsi="Calibri" w:cs="Calibri"/>
          <w:sz w:val="22"/>
          <w:szCs w:val="22"/>
          <w:lang w:val="en-US"/>
        </w:rPr>
        <w:t>Reject the null hypothesis. The sample mean is associated with a low probability of occurrence when the null hypothesis is true.</w:t>
      </w:r>
    </w:p>
    <w:p w14:paraId="5690AC05" w14:textId="77777777" w:rsidR="00C979B4" w:rsidRPr="00631DF8" w:rsidRDefault="00C979B4" w:rsidP="00D13004">
      <w:pPr>
        <w:pStyle w:val="Default"/>
        <w:jc w:val="both"/>
        <w:rPr>
          <w:rFonts w:ascii="Calibri" w:hAnsi="Calibri" w:cs="Calibri"/>
          <w:sz w:val="22"/>
          <w:szCs w:val="22"/>
          <w:lang w:val="en-US"/>
        </w:rPr>
      </w:pPr>
    </w:p>
    <w:p w14:paraId="5690AC06" w14:textId="77777777" w:rsidR="00047C84" w:rsidRPr="003946C5" w:rsidRDefault="00047C84" w:rsidP="00D13004">
      <w:pPr>
        <w:pStyle w:val="Default"/>
        <w:numPr>
          <w:ilvl w:val="0"/>
          <w:numId w:val="39"/>
        </w:numPr>
        <w:jc w:val="both"/>
        <w:rPr>
          <w:rFonts w:ascii="Calibri" w:hAnsi="Calibri" w:cs="Calibri"/>
          <w:sz w:val="22"/>
          <w:szCs w:val="22"/>
          <w:lang w:val="en-US"/>
        </w:rPr>
      </w:pPr>
      <w:r w:rsidRPr="003946C5">
        <w:rPr>
          <w:rFonts w:ascii="Calibri" w:hAnsi="Calibri" w:cs="Calibri"/>
          <w:sz w:val="22"/>
          <w:szCs w:val="22"/>
          <w:lang w:val="en-US"/>
        </w:rPr>
        <w:t>Retain the null hypothesis. The sample mean is associated with a hig</w:t>
      </w:r>
      <w:r w:rsidR="003946C5" w:rsidRPr="003946C5">
        <w:rPr>
          <w:rFonts w:ascii="Calibri" w:hAnsi="Calibri" w:cs="Calibri"/>
          <w:sz w:val="22"/>
          <w:szCs w:val="22"/>
          <w:lang w:val="en-US"/>
        </w:rPr>
        <w:t>h proba</w:t>
      </w:r>
      <w:r w:rsidRPr="003946C5">
        <w:rPr>
          <w:rFonts w:ascii="Calibri" w:hAnsi="Calibri" w:cs="Calibri"/>
          <w:sz w:val="22"/>
          <w:szCs w:val="22"/>
          <w:lang w:val="en-US"/>
        </w:rPr>
        <w:t>bility of occurrence when the null hypothesis is true.</w:t>
      </w:r>
    </w:p>
    <w:p w14:paraId="5690AC07" w14:textId="77777777" w:rsidR="00C979B4" w:rsidRPr="00631DF8" w:rsidRDefault="00C979B4" w:rsidP="00D13004">
      <w:pPr>
        <w:pStyle w:val="Default"/>
        <w:jc w:val="both"/>
        <w:rPr>
          <w:rFonts w:ascii="Calibri" w:hAnsi="Calibri" w:cs="Calibri"/>
          <w:sz w:val="22"/>
          <w:szCs w:val="22"/>
          <w:lang w:val="en-US"/>
        </w:rPr>
      </w:pPr>
    </w:p>
    <w:p w14:paraId="5690AC08" w14:textId="77777777" w:rsidR="00C979B4" w:rsidRPr="00631DF8" w:rsidRDefault="00C979B4" w:rsidP="00D13004">
      <w:pPr>
        <w:pStyle w:val="Default"/>
        <w:jc w:val="both"/>
        <w:rPr>
          <w:rFonts w:ascii="Calibri" w:hAnsi="Calibri" w:cs="Calibri"/>
          <w:sz w:val="22"/>
          <w:szCs w:val="22"/>
          <w:lang w:val="en-US"/>
        </w:rPr>
      </w:pPr>
    </w:p>
    <w:p w14:paraId="5690AC09" w14:textId="77777777" w:rsidR="00047C84" w:rsidRPr="00631DF8" w:rsidRDefault="00047C84" w:rsidP="00D13004">
      <w:pPr>
        <w:pStyle w:val="Default"/>
        <w:jc w:val="both"/>
        <w:rPr>
          <w:rFonts w:ascii="Calibri" w:hAnsi="Calibri" w:cs="Calibri"/>
          <w:sz w:val="22"/>
          <w:szCs w:val="22"/>
          <w:lang w:val="en-US"/>
        </w:rPr>
      </w:pPr>
      <w:r w:rsidRPr="00631DF8">
        <w:rPr>
          <w:rFonts w:ascii="Calibri" w:hAnsi="Calibri" w:cs="Calibri"/>
          <w:sz w:val="22"/>
          <w:szCs w:val="22"/>
          <w:lang w:val="en-US"/>
        </w:rPr>
        <w:t xml:space="preserve">The probability of obtaining a sample mean, given that the value stated in the null hypothesis is true, is stated by the </w:t>
      </w:r>
      <w:r w:rsidRPr="009A5271">
        <w:rPr>
          <w:rFonts w:ascii="Calibri" w:hAnsi="Calibri" w:cs="Calibri"/>
          <w:b/>
          <w:sz w:val="22"/>
          <w:szCs w:val="22"/>
          <w:lang w:val="en-US"/>
        </w:rPr>
        <w:t>p value</w:t>
      </w:r>
      <w:r w:rsidRPr="00631DF8">
        <w:rPr>
          <w:rFonts w:ascii="Calibri" w:hAnsi="Calibri" w:cs="Calibri"/>
          <w:sz w:val="22"/>
          <w:szCs w:val="22"/>
          <w:lang w:val="en-US"/>
        </w:rPr>
        <w:t>. The p value is a probability: It varies between 0 and 1 and can never be negative. In Step 2, we stated the criterion or probability of obtaining a sample mean at which point we will decide to reject the value stated in the null hypothesis, which is typically set at 5% in behavioral research. To make a decision, we compare the p value to the criterion we set in Step 2.</w:t>
      </w:r>
    </w:p>
    <w:p w14:paraId="5690AC0A" w14:textId="77777777" w:rsidR="00137E05" w:rsidRPr="00631DF8" w:rsidRDefault="00137E05" w:rsidP="00D13004">
      <w:pPr>
        <w:pStyle w:val="Default"/>
        <w:jc w:val="both"/>
        <w:rPr>
          <w:rFonts w:ascii="Calibri" w:hAnsi="Calibri" w:cs="Calibri"/>
          <w:sz w:val="22"/>
          <w:szCs w:val="22"/>
          <w:lang w:val="en-US"/>
        </w:rPr>
      </w:pPr>
    </w:p>
    <w:p w14:paraId="5690AC0B" w14:textId="77777777" w:rsidR="00047C84" w:rsidRPr="00631DF8" w:rsidRDefault="00047C84" w:rsidP="00D13004">
      <w:pPr>
        <w:pStyle w:val="Default"/>
        <w:jc w:val="both"/>
        <w:rPr>
          <w:rFonts w:ascii="Calibri" w:hAnsi="Calibri" w:cs="Calibri"/>
          <w:sz w:val="22"/>
          <w:szCs w:val="22"/>
          <w:lang w:val="en-US"/>
        </w:rPr>
      </w:pPr>
      <w:r w:rsidRPr="00631DF8">
        <w:rPr>
          <w:rFonts w:ascii="Calibri" w:hAnsi="Calibri" w:cs="Calibri"/>
          <w:sz w:val="22"/>
          <w:szCs w:val="22"/>
          <w:lang w:val="en-US"/>
        </w:rPr>
        <w:t xml:space="preserve">A </w:t>
      </w:r>
      <w:r w:rsidRPr="009A5271">
        <w:rPr>
          <w:rFonts w:ascii="Calibri" w:hAnsi="Calibri" w:cs="Calibri"/>
          <w:b/>
          <w:sz w:val="22"/>
          <w:szCs w:val="22"/>
          <w:lang w:val="en-US"/>
        </w:rPr>
        <w:t xml:space="preserve">p value </w:t>
      </w:r>
      <w:r w:rsidRPr="00631DF8">
        <w:rPr>
          <w:rFonts w:ascii="Calibri" w:hAnsi="Calibri" w:cs="Calibri"/>
          <w:sz w:val="22"/>
          <w:szCs w:val="22"/>
          <w:lang w:val="en-US"/>
        </w:rPr>
        <w:t>is the probability of obtaining a sample outcome, given that the value stated in the null hypothesis is true. The p value for obtaining a sample outcome is compared to the level of significance.</w:t>
      </w:r>
    </w:p>
    <w:p w14:paraId="5690AC0C" w14:textId="77777777" w:rsidR="00137E05" w:rsidRPr="00631DF8" w:rsidRDefault="00137E05" w:rsidP="00D13004">
      <w:pPr>
        <w:pStyle w:val="Default"/>
        <w:jc w:val="both"/>
        <w:rPr>
          <w:rFonts w:ascii="Calibri" w:hAnsi="Calibri" w:cs="Calibri"/>
          <w:sz w:val="22"/>
          <w:szCs w:val="22"/>
          <w:lang w:val="en-US"/>
        </w:rPr>
      </w:pPr>
    </w:p>
    <w:p w14:paraId="5690AC0D" w14:textId="77777777" w:rsidR="00047C84" w:rsidRPr="00631DF8" w:rsidRDefault="00047C84" w:rsidP="00D13004">
      <w:pPr>
        <w:pStyle w:val="Default"/>
        <w:jc w:val="both"/>
        <w:rPr>
          <w:rFonts w:ascii="Calibri" w:hAnsi="Calibri" w:cs="Calibri"/>
          <w:sz w:val="22"/>
          <w:szCs w:val="22"/>
          <w:lang w:val="en-US"/>
        </w:rPr>
      </w:pPr>
      <w:r w:rsidRPr="009A5271">
        <w:rPr>
          <w:rFonts w:ascii="Calibri" w:hAnsi="Calibri" w:cs="Calibri"/>
          <w:b/>
          <w:sz w:val="22"/>
          <w:szCs w:val="22"/>
          <w:lang w:val="en-US"/>
        </w:rPr>
        <w:t>Significance</w:t>
      </w:r>
      <w:r w:rsidRPr="00631DF8">
        <w:rPr>
          <w:rFonts w:ascii="Calibri" w:hAnsi="Calibri" w:cs="Calibri"/>
          <w:sz w:val="22"/>
          <w:szCs w:val="22"/>
          <w:lang w:val="en-US"/>
        </w:rPr>
        <w:t xml:space="preserve">, or </w:t>
      </w:r>
      <w:r w:rsidRPr="009A5271">
        <w:rPr>
          <w:rFonts w:ascii="Calibri" w:hAnsi="Calibri" w:cs="Calibri"/>
          <w:b/>
          <w:sz w:val="22"/>
          <w:szCs w:val="22"/>
          <w:lang w:val="en-US"/>
        </w:rPr>
        <w:t>statistical significance</w:t>
      </w:r>
      <w:r w:rsidRPr="00631DF8">
        <w:rPr>
          <w:rFonts w:ascii="Calibri" w:hAnsi="Calibri" w:cs="Calibri"/>
          <w:sz w:val="22"/>
          <w:szCs w:val="22"/>
          <w:lang w:val="en-US"/>
        </w:rPr>
        <w:t>, describes a decision made concerning a value stated in the null hypothesis. When the null hypothesis is rejected, we reach significance. When the null hypothesis is retained, we fail to reach significance.</w:t>
      </w:r>
    </w:p>
    <w:p w14:paraId="5690AC0E" w14:textId="77777777" w:rsidR="00137E05" w:rsidRPr="00631DF8" w:rsidRDefault="00137E05" w:rsidP="00D13004">
      <w:pPr>
        <w:pStyle w:val="Default"/>
        <w:jc w:val="both"/>
        <w:rPr>
          <w:rFonts w:ascii="Calibri" w:hAnsi="Calibri" w:cs="Calibri"/>
          <w:sz w:val="22"/>
          <w:szCs w:val="22"/>
          <w:lang w:val="en-US"/>
        </w:rPr>
      </w:pPr>
    </w:p>
    <w:p w14:paraId="5690AC0F" w14:textId="77777777" w:rsidR="00137E05" w:rsidRPr="00631DF8" w:rsidRDefault="00137E05" w:rsidP="00D13004">
      <w:pPr>
        <w:pStyle w:val="Default"/>
        <w:jc w:val="both"/>
        <w:rPr>
          <w:rFonts w:ascii="Calibri" w:hAnsi="Calibri" w:cs="Calibri"/>
          <w:sz w:val="22"/>
          <w:szCs w:val="22"/>
          <w:lang w:val="en-US"/>
        </w:rPr>
      </w:pPr>
    </w:p>
    <w:p w14:paraId="5690AC10" w14:textId="77777777" w:rsidR="00047C84" w:rsidRPr="00631DF8" w:rsidRDefault="00047C84" w:rsidP="00D13004">
      <w:pPr>
        <w:pStyle w:val="Default"/>
        <w:jc w:val="both"/>
        <w:rPr>
          <w:rFonts w:ascii="Calibri" w:hAnsi="Calibri" w:cs="Calibri"/>
          <w:sz w:val="22"/>
          <w:szCs w:val="22"/>
          <w:lang w:val="en-US"/>
        </w:rPr>
      </w:pPr>
      <w:r w:rsidRPr="00631DF8">
        <w:rPr>
          <w:rFonts w:ascii="Calibri" w:hAnsi="Calibri" w:cs="Calibri"/>
          <w:sz w:val="22"/>
          <w:szCs w:val="22"/>
          <w:lang w:val="en-US"/>
        </w:rPr>
        <w:t>When the p value is less than 5% (p &lt; .05), we reject the null hypothesis. We will refer to p &lt; .05 as the criterion for deciding to reject the null hypothesis, although note that when p = .05, the decision is also to reject the null hypothesis. When the p value is greater than 5% (p &gt; .05), we retain the null hypothesis. The decision to reject or retain the null hypothesis is called significance. When the p value is less than .05, we reach significance; the decision is to re</w:t>
      </w:r>
      <w:r w:rsidR="00F26204" w:rsidRPr="00631DF8">
        <w:rPr>
          <w:rFonts w:ascii="Calibri" w:hAnsi="Calibri" w:cs="Calibri"/>
          <w:sz w:val="22"/>
          <w:szCs w:val="22"/>
          <w:lang w:val="en-US"/>
        </w:rPr>
        <w:t xml:space="preserve">ject the null hypothesis. When </w:t>
      </w:r>
      <w:r w:rsidRPr="00631DF8">
        <w:rPr>
          <w:rFonts w:ascii="Calibri" w:hAnsi="Calibri" w:cs="Calibri"/>
          <w:sz w:val="22"/>
          <w:szCs w:val="22"/>
          <w:lang w:val="en-US"/>
        </w:rPr>
        <w:t xml:space="preserve">the p value is greater than .05, we fail to reach significance; the decision is to retain the null hypothesis. </w:t>
      </w:r>
    </w:p>
    <w:p w14:paraId="5690AC11" w14:textId="77777777" w:rsidR="00C979B4" w:rsidRPr="00631DF8" w:rsidRDefault="00C979B4" w:rsidP="0075114D">
      <w:pPr>
        <w:pStyle w:val="Default"/>
        <w:rPr>
          <w:rFonts w:ascii="Calibri" w:hAnsi="Calibri" w:cs="Calibri"/>
          <w:sz w:val="22"/>
          <w:szCs w:val="22"/>
          <w:lang w:val="en-US"/>
        </w:rPr>
      </w:pPr>
    </w:p>
    <w:p w14:paraId="5690AC12" w14:textId="77777777" w:rsidR="00C979B4" w:rsidRPr="00631DF8" w:rsidRDefault="00C979B4" w:rsidP="0075114D">
      <w:pPr>
        <w:pStyle w:val="Default"/>
        <w:rPr>
          <w:rFonts w:ascii="Calibri" w:hAnsi="Calibri" w:cs="Calibri"/>
          <w:sz w:val="22"/>
          <w:szCs w:val="22"/>
          <w:lang w:val="en-US"/>
        </w:rPr>
      </w:pPr>
    </w:p>
    <w:p w14:paraId="5690AC13" w14:textId="77777777" w:rsidR="00137E05" w:rsidRPr="00260D37" w:rsidRDefault="00137E05" w:rsidP="0075114D">
      <w:pPr>
        <w:pStyle w:val="Default"/>
        <w:rPr>
          <w:rFonts w:ascii="Calibri" w:hAnsi="Calibri" w:cs="Calibri"/>
          <w:b/>
          <w:sz w:val="22"/>
          <w:szCs w:val="22"/>
          <w:lang w:val="en-US"/>
        </w:rPr>
      </w:pPr>
      <w:r w:rsidRPr="00260D37">
        <w:rPr>
          <w:rFonts w:ascii="Calibri" w:hAnsi="Calibri" w:cs="Calibri"/>
          <w:b/>
          <w:sz w:val="22"/>
          <w:szCs w:val="22"/>
          <w:lang w:val="en-US"/>
        </w:rPr>
        <w:t>MAKING A DECISION: TYPES OF ERROR</w:t>
      </w:r>
    </w:p>
    <w:p w14:paraId="5690AC14" w14:textId="77777777" w:rsidR="00B62EFC" w:rsidRPr="00631DF8" w:rsidRDefault="00B62EFC" w:rsidP="0075114D">
      <w:pPr>
        <w:pStyle w:val="Default"/>
        <w:rPr>
          <w:rFonts w:ascii="Calibri" w:hAnsi="Calibri" w:cs="Calibri"/>
          <w:sz w:val="22"/>
          <w:szCs w:val="22"/>
          <w:lang w:val="en-US"/>
        </w:rPr>
      </w:pPr>
    </w:p>
    <w:p w14:paraId="5690AC15" w14:textId="77777777" w:rsidR="00137E05" w:rsidRDefault="00137E05" w:rsidP="00D13004">
      <w:pPr>
        <w:pStyle w:val="Default"/>
        <w:jc w:val="both"/>
        <w:rPr>
          <w:rFonts w:ascii="Calibri" w:hAnsi="Calibri" w:cs="Calibri"/>
          <w:sz w:val="22"/>
          <w:szCs w:val="22"/>
          <w:lang w:val="en-US"/>
        </w:rPr>
      </w:pPr>
      <w:r w:rsidRPr="00631DF8">
        <w:rPr>
          <w:rFonts w:ascii="Calibri" w:hAnsi="Calibri" w:cs="Calibri"/>
          <w:sz w:val="22"/>
          <w:szCs w:val="22"/>
          <w:lang w:val="en-US"/>
        </w:rPr>
        <w:t>In Step 4, we decide whether to retain or reject the null hypothesis. Because we are observing a sample and not an entire population, it is possible that a conclusion may be wrong. Table 8.3 shows that there are four decision alternatives regarding the truth and falsity of the decision we make about a null hypothesis:</w:t>
      </w:r>
    </w:p>
    <w:p w14:paraId="5690AC16" w14:textId="77777777" w:rsidR="009A5271" w:rsidRPr="00631DF8" w:rsidRDefault="009A5271" w:rsidP="00137E05">
      <w:pPr>
        <w:pStyle w:val="Default"/>
        <w:rPr>
          <w:rFonts w:ascii="Calibri" w:hAnsi="Calibri" w:cs="Calibri"/>
          <w:sz w:val="22"/>
          <w:szCs w:val="22"/>
          <w:lang w:val="en-US"/>
        </w:rPr>
      </w:pPr>
    </w:p>
    <w:p w14:paraId="5690AC17" w14:textId="77777777" w:rsidR="00C979B4" w:rsidRPr="00631DF8" w:rsidRDefault="00C979B4" w:rsidP="00137E05">
      <w:pPr>
        <w:pStyle w:val="Default"/>
        <w:rPr>
          <w:rFonts w:ascii="Calibri" w:hAnsi="Calibri" w:cs="Calibri"/>
          <w:sz w:val="22"/>
          <w:szCs w:val="22"/>
          <w:lang w:val="en-US"/>
        </w:rPr>
      </w:pPr>
    </w:p>
    <w:p w14:paraId="5690AC18" w14:textId="77777777" w:rsidR="00137E05" w:rsidRPr="00631DF8" w:rsidRDefault="00137E05" w:rsidP="00D13004">
      <w:pPr>
        <w:pStyle w:val="Default"/>
        <w:numPr>
          <w:ilvl w:val="1"/>
          <w:numId w:val="18"/>
        </w:numPr>
        <w:jc w:val="both"/>
        <w:rPr>
          <w:rFonts w:ascii="Calibri" w:hAnsi="Calibri" w:cs="Calibri"/>
          <w:sz w:val="22"/>
          <w:szCs w:val="22"/>
          <w:lang w:val="en-US"/>
        </w:rPr>
      </w:pPr>
      <w:r w:rsidRPr="00631DF8">
        <w:rPr>
          <w:rFonts w:ascii="Calibri" w:hAnsi="Calibri" w:cs="Calibri"/>
          <w:sz w:val="22"/>
          <w:szCs w:val="22"/>
          <w:lang w:val="en-US"/>
        </w:rPr>
        <w:t>The decision to retain the null hypothesis could be correct.</w:t>
      </w:r>
    </w:p>
    <w:p w14:paraId="5690AC19" w14:textId="77777777" w:rsidR="00137E05" w:rsidRPr="00631DF8" w:rsidRDefault="00137E05" w:rsidP="00D13004">
      <w:pPr>
        <w:pStyle w:val="Default"/>
        <w:numPr>
          <w:ilvl w:val="1"/>
          <w:numId w:val="18"/>
        </w:numPr>
        <w:jc w:val="both"/>
        <w:rPr>
          <w:rFonts w:ascii="Calibri" w:hAnsi="Calibri" w:cs="Calibri"/>
          <w:sz w:val="22"/>
          <w:szCs w:val="22"/>
          <w:lang w:val="en-US"/>
        </w:rPr>
      </w:pPr>
      <w:r w:rsidRPr="00631DF8">
        <w:rPr>
          <w:rFonts w:ascii="Calibri" w:hAnsi="Calibri" w:cs="Calibri"/>
          <w:sz w:val="22"/>
          <w:szCs w:val="22"/>
          <w:lang w:val="en-US"/>
        </w:rPr>
        <w:t>The decision to retain the null hypothesis could be incorrect.</w:t>
      </w:r>
    </w:p>
    <w:p w14:paraId="5690AC1A" w14:textId="77777777" w:rsidR="00137E05" w:rsidRPr="00631DF8" w:rsidRDefault="00137E05" w:rsidP="00D13004">
      <w:pPr>
        <w:pStyle w:val="Default"/>
        <w:numPr>
          <w:ilvl w:val="1"/>
          <w:numId w:val="18"/>
        </w:numPr>
        <w:jc w:val="both"/>
        <w:rPr>
          <w:rFonts w:ascii="Calibri" w:hAnsi="Calibri" w:cs="Calibri"/>
          <w:sz w:val="22"/>
          <w:szCs w:val="22"/>
          <w:lang w:val="en-US"/>
        </w:rPr>
      </w:pPr>
      <w:r w:rsidRPr="00631DF8">
        <w:rPr>
          <w:rFonts w:ascii="Calibri" w:hAnsi="Calibri" w:cs="Calibri"/>
          <w:sz w:val="22"/>
          <w:szCs w:val="22"/>
          <w:lang w:val="en-US"/>
        </w:rPr>
        <w:t>The decision to reject the null hypothesis could be correct.</w:t>
      </w:r>
    </w:p>
    <w:p w14:paraId="5690AC1B" w14:textId="77777777" w:rsidR="00137E05" w:rsidRPr="00631DF8" w:rsidRDefault="00137E05" w:rsidP="00D13004">
      <w:pPr>
        <w:pStyle w:val="Default"/>
        <w:numPr>
          <w:ilvl w:val="1"/>
          <w:numId w:val="18"/>
        </w:numPr>
        <w:jc w:val="both"/>
        <w:rPr>
          <w:rFonts w:ascii="Calibri" w:hAnsi="Calibri" w:cs="Calibri"/>
          <w:sz w:val="22"/>
          <w:szCs w:val="22"/>
          <w:lang w:val="en-US"/>
        </w:rPr>
      </w:pPr>
      <w:r w:rsidRPr="00631DF8">
        <w:rPr>
          <w:rFonts w:ascii="Calibri" w:hAnsi="Calibri" w:cs="Calibri"/>
          <w:sz w:val="22"/>
          <w:szCs w:val="22"/>
          <w:lang w:val="en-US"/>
        </w:rPr>
        <w:t>The decision to reject the null hypothesis could be incorrect.</w:t>
      </w:r>
    </w:p>
    <w:p w14:paraId="5690AC1C" w14:textId="77777777" w:rsidR="00E40DDA" w:rsidRPr="00631DF8" w:rsidRDefault="00E40DDA" w:rsidP="0075114D">
      <w:pPr>
        <w:pStyle w:val="Default"/>
        <w:rPr>
          <w:rFonts w:ascii="Calibri" w:hAnsi="Calibri" w:cs="Calibri"/>
          <w:sz w:val="22"/>
          <w:szCs w:val="22"/>
          <w:lang w:val="en-US"/>
        </w:rPr>
      </w:pPr>
    </w:p>
    <w:p w14:paraId="5690AC1D" w14:textId="77777777" w:rsidR="00137E05" w:rsidRPr="00631DF8" w:rsidRDefault="00137E05" w:rsidP="00D13004">
      <w:pPr>
        <w:pStyle w:val="Default"/>
        <w:ind w:firstLine="720"/>
        <w:jc w:val="both"/>
        <w:rPr>
          <w:rFonts w:ascii="Calibri" w:hAnsi="Calibri" w:cs="Calibri"/>
          <w:sz w:val="22"/>
          <w:szCs w:val="22"/>
          <w:lang w:val="en-US"/>
        </w:rPr>
      </w:pPr>
      <w:r w:rsidRPr="00631DF8">
        <w:rPr>
          <w:rFonts w:ascii="Calibri" w:hAnsi="Calibri" w:cs="Calibri"/>
          <w:sz w:val="22"/>
          <w:szCs w:val="22"/>
          <w:lang w:val="en-US"/>
        </w:rPr>
        <w:t>We investigate each decision alternative in this section. Since we will observe a sample, and not a population, it is impossible to know for sure the truth in the population. So for the sake of illustration, we will assume we know this. This assumption is labeled as truth in the population in Table 8.3. In this section, we will introduce each decision alternative.</w:t>
      </w:r>
    </w:p>
    <w:p w14:paraId="5690AC1E" w14:textId="77777777" w:rsidR="00E00FEE" w:rsidRPr="00631DF8" w:rsidRDefault="00E00FEE" w:rsidP="00137E05">
      <w:pPr>
        <w:pStyle w:val="Default"/>
        <w:rPr>
          <w:rFonts w:ascii="Calibri" w:hAnsi="Calibri" w:cs="Calibri"/>
          <w:sz w:val="22"/>
          <w:szCs w:val="22"/>
          <w:lang w:val="en-US"/>
        </w:rPr>
      </w:pPr>
    </w:p>
    <w:p w14:paraId="5690AC1F" w14:textId="77777777" w:rsidR="00137E05" w:rsidRPr="009A5271" w:rsidRDefault="00137E05" w:rsidP="00137E05">
      <w:pPr>
        <w:pStyle w:val="Default"/>
        <w:rPr>
          <w:rFonts w:ascii="Calibri" w:hAnsi="Calibri" w:cs="Calibri"/>
          <w:b/>
          <w:sz w:val="22"/>
          <w:szCs w:val="22"/>
          <w:lang w:val="en-US"/>
        </w:rPr>
      </w:pPr>
      <w:r w:rsidRPr="009A5271">
        <w:rPr>
          <w:rFonts w:ascii="Calibri" w:hAnsi="Calibri" w:cs="Calibri"/>
          <w:b/>
          <w:sz w:val="22"/>
          <w:szCs w:val="22"/>
          <w:lang w:val="en-US"/>
        </w:rPr>
        <w:lastRenderedPageBreak/>
        <w:t>DECISION: RETAIN THE NULL HYPOTHESIS</w:t>
      </w:r>
    </w:p>
    <w:p w14:paraId="5690AC20" w14:textId="77777777" w:rsidR="00E00FEE" w:rsidRPr="00631DF8" w:rsidRDefault="00E00FEE" w:rsidP="00137E05">
      <w:pPr>
        <w:pStyle w:val="Default"/>
        <w:rPr>
          <w:rFonts w:ascii="Calibri" w:hAnsi="Calibri" w:cs="Calibri"/>
          <w:sz w:val="22"/>
          <w:szCs w:val="22"/>
          <w:lang w:val="en-US"/>
        </w:rPr>
      </w:pPr>
    </w:p>
    <w:p w14:paraId="5690AC21" w14:textId="77777777" w:rsidR="00137E05" w:rsidRPr="00631DF8" w:rsidRDefault="00137E05" w:rsidP="00D13004">
      <w:pPr>
        <w:pStyle w:val="Default"/>
        <w:jc w:val="both"/>
        <w:rPr>
          <w:rFonts w:ascii="Calibri" w:hAnsi="Calibri" w:cs="Calibri"/>
          <w:sz w:val="22"/>
          <w:szCs w:val="22"/>
          <w:lang w:val="en-US"/>
        </w:rPr>
      </w:pPr>
      <w:r w:rsidRPr="00631DF8">
        <w:rPr>
          <w:rFonts w:ascii="Calibri" w:hAnsi="Calibri" w:cs="Calibri"/>
          <w:sz w:val="22"/>
          <w:szCs w:val="22"/>
          <w:lang w:val="en-US"/>
        </w:rPr>
        <w:t xml:space="preserve">When we decide to retain the null hypothesis, we can be correct or incorrect. The correct decision is to retain a true null hypothesis. This decision is called a null result or null finding. This is usually an uninteresting decision because the deci­sion is to retain what we already assumed: that the value stated in the null hypoth­esis is correct. For this reason, null results alone are rarely published in behavioral </w:t>
      </w:r>
    </w:p>
    <w:p w14:paraId="5690AC22" w14:textId="77777777" w:rsidR="00137E05" w:rsidRPr="00631DF8" w:rsidRDefault="00137E05" w:rsidP="00D13004">
      <w:pPr>
        <w:pStyle w:val="Default"/>
        <w:jc w:val="both"/>
        <w:rPr>
          <w:rFonts w:ascii="Calibri" w:hAnsi="Calibri" w:cs="Calibri"/>
          <w:sz w:val="22"/>
          <w:szCs w:val="22"/>
          <w:lang w:val="en-US"/>
        </w:rPr>
      </w:pPr>
      <w:r w:rsidRPr="00631DF8">
        <w:rPr>
          <w:rFonts w:ascii="Calibri" w:hAnsi="Calibri" w:cs="Calibri"/>
          <w:sz w:val="22"/>
          <w:szCs w:val="22"/>
          <w:lang w:val="en-US"/>
        </w:rPr>
        <w:t>research.</w:t>
      </w:r>
    </w:p>
    <w:p w14:paraId="5690AC23" w14:textId="77777777" w:rsidR="00137E05" w:rsidRPr="00631DF8" w:rsidRDefault="00137E05" w:rsidP="00D13004">
      <w:pPr>
        <w:pStyle w:val="Default"/>
        <w:jc w:val="both"/>
        <w:rPr>
          <w:rFonts w:ascii="Calibri" w:hAnsi="Calibri" w:cs="Calibri"/>
          <w:sz w:val="22"/>
          <w:szCs w:val="22"/>
          <w:lang w:val="en-US"/>
        </w:rPr>
      </w:pPr>
      <w:r w:rsidRPr="00631DF8">
        <w:rPr>
          <w:rFonts w:ascii="Calibri" w:hAnsi="Calibri" w:cs="Calibri"/>
          <w:sz w:val="22"/>
          <w:szCs w:val="22"/>
          <w:lang w:val="en-US"/>
        </w:rPr>
        <w:t xml:space="preserve">The incorrect decision is to retain a false null hypothesis. This decision is an example of a </w:t>
      </w:r>
      <w:r w:rsidRPr="009A5271">
        <w:rPr>
          <w:rFonts w:ascii="Calibri" w:hAnsi="Calibri" w:cs="Calibri"/>
          <w:b/>
          <w:sz w:val="22"/>
          <w:szCs w:val="22"/>
          <w:lang w:val="en-US"/>
        </w:rPr>
        <w:t>Type II error</w:t>
      </w:r>
      <w:r w:rsidRPr="00631DF8">
        <w:rPr>
          <w:rFonts w:ascii="Calibri" w:hAnsi="Calibri" w:cs="Calibri"/>
          <w:sz w:val="22"/>
          <w:szCs w:val="22"/>
          <w:lang w:val="en-US"/>
        </w:rPr>
        <w:t xml:space="preserve">, or </w:t>
      </w:r>
      <w:r w:rsidRPr="009A5271">
        <w:rPr>
          <w:rFonts w:ascii="Calibri" w:hAnsi="Calibri" w:cs="Calibri"/>
          <w:b/>
          <w:sz w:val="22"/>
          <w:szCs w:val="22"/>
          <w:lang w:val="en-US"/>
        </w:rPr>
        <w:t>b error</w:t>
      </w:r>
      <w:r w:rsidRPr="00631DF8">
        <w:rPr>
          <w:rFonts w:ascii="Calibri" w:hAnsi="Calibri" w:cs="Calibri"/>
          <w:sz w:val="22"/>
          <w:szCs w:val="22"/>
          <w:lang w:val="en-US"/>
        </w:rPr>
        <w:t xml:space="preserve">. With each test we make, there is always some probability that the decision could be a Type II error. In this decision, we decide to retain previous notions of truth that are in fact false. While it’s an error, we still did nothing; we retained the null hypothesis. We can always go back and </w:t>
      </w:r>
    </w:p>
    <w:p w14:paraId="5690AC24" w14:textId="77777777" w:rsidR="00137E05" w:rsidRPr="00631DF8" w:rsidRDefault="00137E05" w:rsidP="00D13004">
      <w:pPr>
        <w:pStyle w:val="Default"/>
        <w:jc w:val="both"/>
        <w:rPr>
          <w:rFonts w:ascii="Calibri" w:hAnsi="Calibri" w:cs="Calibri"/>
          <w:sz w:val="22"/>
          <w:szCs w:val="22"/>
          <w:lang w:val="en-US"/>
        </w:rPr>
      </w:pPr>
      <w:r w:rsidRPr="00631DF8">
        <w:rPr>
          <w:rFonts w:ascii="Calibri" w:hAnsi="Calibri" w:cs="Calibri"/>
          <w:sz w:val="22"/>
          <w:szCs w:val="22"/>
          <w:lang w:val="en-US"/>
        </w:rPr>
        <w:t>conduct more studies.</w:t>
      </w:r>
    </w:p>
    <w:p w14:paraId="5690AC25" w14:textId="77777777" w:rsidR="00E00FEE" w:rsidRPr="00631DF8" w:rsidRDefault="00E00FEE" w:rsidP="00D13004">
      <w:pPr>
        <w:pStyle w:val="Default"/>
        <w:jc w:val="both"/>
        <w:rPr>
          <w:rFonts w:ascii="Calibri" w:hAnsi="Calibri" w:cs="Calibri"/>
          <w:sz w:val="22"/>
          <w:szCs w:val="22"/>
          <w:lang w:val="en-US"/>
        </w:rPr>
      </w:pPr>
    </w:p>
    <w:p w14:paraId="5690AC26" w14:textId="77777777" w:rsidR="00E00FEE" w:rsidRPr="00631DF8" w:rsidRDefault="00E00FEE" w:rsidP="00D13004">
      <w:pPr>
        <w:pStyle w:val="Default"/>
        <w:jc w:val="both"/>
        <w:rPr>
          <w:rFonts w:ascii="Calibri" w:hAnsi="Calibri" w:cs="Calibri"/>
          <w:sz w:val="22"/>
          <w:szCs w:val="22"/>
          <w:lang w:val="en-US"/>
        </w:rPr>
      </w:pPr>
      <w:r w:rsidRPr="009A5271">
        <w:rPr>
          <w:rFonts w:ascii="Calibri" w:hAnsi="Calibri" w:cs="Calibri"/>
          <w:b/>
          <w:sz w:val="22"/>
          <w:szCs w:val="22"/>
          <w:lang w:val="en-US"/>
        </w:rPr>
        <w:t>Type II error</w:t>
      </w:r>
      <w:r w:rsidRPr="00631DF8">
        <w:rPr>
          <w:rFonts w:ascii="Calibri" w:hAnsi="Calibri" w:cs="Calibri"/>
          <w:sz w:val="22"/>
          <w:szCs w:val="22"/>
          <w:lang w:val="en-US"/>
        </w:rPr>
        <w:t xml:space="preserve">, or </w:t>
      </w:r>
      <w:r w:rsidRPr="009A5271">
        <w:rPr>
          <w:rFonts w:ascii="Calibri" w:hAnsi="Calibri" w:cs="Calibri"/>
          <w:b/>
          <w:sz w:val="22"/>
          <w:szCs w:val="22"/>
          <w:lang w:val="en-US"/>
        </w:rPr>
        <w:t>beta (b) error</w:t>
      </w:r>
      <w:r w:rsidRPr="00631DF8">
        <w:rPr>
          <w:rFonts w:ascii="Calibri" w:hAnsi="Calibri" w:cs="Calibri"/>
          <w:sz w:val="22"/>
          <w:szCs w:val="22"/>
          <w:lang w:val="en-US"/>
        </w:rPr>
        <w:t>, is the probability of retaining a null hypothesis that is actually false.</w:t>
      </w:r>
    </w:p>
    <w:p w14:paraId="5690AC27" w14:textId="77777777" w:rsidR="00E00FEE" w:rsidRPr="00631DF8" w:rsidRDefault="00E00FEE" w:rsidP="00D13004">
      <w:pPr>
        <w:pStyle w:val="Default"/>
        <w:jc w:val="both"/>
        <w:rPr>
          <w:rFonts w:ascii="Calibri" w:hAnsi="Calibri" w:cs="Calibri"/>
          <w:sz w:val="22"/>
          <w:szCs w:val="22"/>
          <w:lang w:val="en-US"/>
        </w:rPr>
      </w:pPr>
    </w:p>
    <w:p w14:paraId="5690AC28" w14:textId="77777777" w:rsidR="00E40DDA" w:rsidRPr="00631DF8" w:rsidRDefault="00E40DDA" w:rsidP="00D13004">
      <w:pPr>
        <w:pStyle w:val="Default"/>
        <w:jc w:val="both"/>
        <w:rPr>
          <w:rFonts w:ascii="Calibri" w:hAnsi="Calibri" w:cs="Calibri"/>
          <w:sz w:val="22"/>
          <w:szCs w:val="22"/>
          <w:lang w:val="en-US"/>
        </w:rPr>
      </w:pPr>
    </w:p>
    <w:p w14:paraId="5690AC29" w14:textId="77777777" w:rsidR="00E00FEE" w:rsidRPr="009A5271" w:rsidRDefault="00E00FEE" w:rsidP="00D13004">
      <w:pPr>
        <w:pStyle w:val="Default"/>
        <w:jc w:val="both"/>
        <w:rPr>
          <w:rFonts w:ascii="Calibri" w:hAnsi="Calibri" w:cs="Calibri"/>
          <w:b/>
          <w:sz w:val="22"/>
          <w:szCs w:val="22"/>
          <w:lang w:val="en-US"/>
        </w:rPr>
      </w:pPr>
      <w:r w:rsidRPr="009A5271">
        <w:rPr>
          <w:rFonts w:ascii="Calibri" w:hAnsi="Calibri" w:cs="Calibri"/>
          <w:b/>
          <w:sz w:val="22"/>
          <w:szCs w:val="22"/>
          <w:lang w:val="en-US"/>
        </w:rPr>
        <w:t>DECISION: REJECT THE NULL HYPOTHESIS</w:t>
      </w:r>
    </w:p>
    <w:p w14:paraId="5690AC2A" w14:textId="77777777" w:rsidR="00E00FEE" w:rsidRPr="00631DF8" w:rsidRDefault="00E00FEE" w:rsidP="00D13004">
      <w:pPr>
        <w:pStyle w:val="Default"/>
        <w:jc w:val="both"/>
        <w:rPr>
          <w:rFonts w:ascii="Calibri" w:hAnsi="Calibri" w:cs="Calibri"/>
          <w:sz w:val="22"/>
          <w:szCs w:val="22"/>
          <w:lang w:val="en-US"/>
        </w:rPr>
      </w:pPr>
    </w:p>
    <w:p w14:paraId="5690AC2B" w14:textId="77777777" w:rsidR="00E00FEE" w:rsidRPr="00631DF8" w:rsidRDefault="00E00FEE" w:rsidP="00D13004">
      <w:pPr>
        <w:pStyle w:val="Default"/>
        <w:jc w:val="both"/>
        <w:rPr>
          <w:rFonts w:ascii="Calibri" w:hAnsi="Calibri" w:cs="Calibri"/>
          <w:sz w:val="22"/>
          <w:szCs w:val="22"/>
          <w:lang w:val="en-US"/>
        </w:rPr>
      </w:pPr>
      <w:r w:rsidRPr="00631DF8">
        <w:rPr>
          <w:rFonts w:ascii="Calibri" w:hAnsi="Calibri" w:cs="Calibri"/>
          <w:sz w:val="22"/>
          <w:szCs w:val="22"/>
          <w:lang w:val="en-US"/>
        </w:rPr>
        <w:t xml:space="preserve">When we decide to reject the null hypothesis, we can be correct or incorrect. The incorrect decision is to reject a true null hypothesis. This decision is an example of a Type I error. With each test we make, there is always some probability that our decision is a </w:t>
      </w:r>
      <w:r w:rsidRPr="009A5271">
        <w:rPr>
          <w:rFonts w:ascii="Calibri" w:hAnsi="Calibri" w:cs="Calibri"/>
          <w:b/>
          <w:sz w:val="22"/>
          <w:szCs w:val="22"/>
          <w:lang w:val="en-US"/>
        </w:rPr>
        <w:t>Type I error</w:t>
      </w:r>
      <w:r w:rsidRPr="00631DF8">
        <w:rPr>
          <w:rFonts w:ascii="Calibri" w:hAnsi="Calibri" w:cs="Calibri"/>
          <w:sz w:val="22"/>
          <w:szCs w:val="22"/>
          <w:lang w:val="en-US"/>
        </w:rPr>
        <w:t>. A researcher who makes this error decides to reject previ­ous notions of truth that are in fact true. Making this type of error is analogous to finding an innocent person guilty. To minimize this error, we assume a defendant is innocent when beginning a trial. Similarly, to minimize making a Type I error, we assume the null hypothesis is true when beginning a hypothesis test.</w:t>
      </w:r>
    </w:p>
    <w:p w14:paraId="5690AC2C" w14:textId="77777777" w:rsidR="00E00FEE" w:rsidRPr="00631DF8" w:rsidRDefault="00E00FEE" w:rsidP="0075114D">
      <w:pPr>
        <w:pStyle w:val="Default"/>
        <w:rPr>
          <w:rFonts w:ascii="Calibri" w:hAnsi="Calibri" w:cs="Calibri"/>
          <w:sz w:val="22"/>
          <w:szCs w:val="22"/>
          <w:lang w:val="en-US"/>
        </w:rPr>
      </w:pPr>
    </w:p>
    <w:p w14:paraId="5690AC2D" w14:textId="77777777" w:rsidR="00E00FEE" w:rsidRPr="00631DF8" w:rsidRDefault="00E00FEE" w:rsidP="0075114D">
      <w:pPr>
        <w:pStyle w:val="Default"/>
        <w:rPr>
          <w:rFonts w:ascii="Calibri" w:hAnsi="Calibri" w:cs="Calibri"/>
          <w:sz w:val="22"/>
          <w:szCs w:val="22"/>
          <w:lang w:val="en-US"/>
        </w:rPr>
      </w:pPr>
    </w:p>
    <w:p w14:paraId="5690AC2E" w14:textId="77777777" w:rsidR="00E00FEE" w:rsidRPr="00631DF8" w:rsidRDefault="00E00FEE" w:rsidP="00D13004">
      <w:pPr>
        <w:pStyle w:val="Default"/>
        <w:jc w:val="both"/>
        <w:rPr>
          <w:rFonts w:ascii="Calibri" w:hAnsi="Calibri" w:cs="Calibri"/>
          <w:sz w:val="22"/>
          <w:szCs w:val="22"/>
          <w:lang w:val="en-US"/>
        </w:rPr>
      </w:pPr>
      <w:r w:rsidRPr="009A5271">
        <w:rPr>
          <w:rFonts w:ascii="Calibri" w:hAnsi="Calibri" w:cs="Calibri"/>
          <w:b/>
          <w:sz w:val="22"/>
          <w:szCs w:val="22"/>
          <w:lang w:val="en-US"/>
        </w:rPr>
        <w:t>Type I error</w:t>
      </w:r>
      <w:r w:rsidRPr="00631DF8">
        <w:rPr>
          <w:rFonts w:ascii="Calibri" w:hAnsi="Calibri" w:cs="Calibri"/>
          <w:sz w:val="22"/>
          <w:szCs w:val="22"/>
          <w:lang w:val="en-US"/>
        </w:rPr>
        <w:t xml:space="preserve"> is the probability of rejecting a null hypothesis that is actually true. Researchers directly control for the probability of committing this type of error.</w:t>
      </w:r>
    </w:p>
    <w:p w14:paraId="5690AC2F" w14:textId="77777777" w:rsidR="00E00FEE" w:rsidRPr="00631DF8" w:rsidRDefault="00E00FEE" w:rsidP="00D13004">
      <w:pPr>
        <w:pStyle w:val="Default"/>
        <w:jc w:val="both"/>
        <w:rPr>
          <w:rFonts w:ascii="Calibri" w:hAnsi="Calibri" w:cs="Calibri"/>
          <w:sz w:val="22"/>
          <w:szCs w:val="22"/>
          <w:lang w:val="en-US"/>
        </w:rPr>
      </w:pPr>
    </w:p>
    <w:p w14:paraId="5690AC30" w14:textId="77777777" w:rsidR="00E00FEE" w:rsidRPr="00631DF8" w:rsidRDefault="00E00FEE" w:rsidP="00D13004">
      <w:pPr>
        <w:pStyle w:val="Default"/>
        <w:jc w:val="both"/>
        <w:rPr>
          <w:rFonts w:ascii="Calibri" w:hAnsi="Calibri" w:cs="Calibri"/>
          <w:sz w:val="22"/>
          <w:szCs w:val="22"/>
          <w:lang w:val="en-US"/>
        </w:rPr>
      </w:pPr>
      <w:r w:rsidRPr="00631DF8">
        <w:rPr>
          <w:rFonts w:ascii="Calibri" w:hAnsi="Calibri" w:cs="Calibri"/>
          <w:sz w:val="22"/>
          <w:szCs w:val="22"/>
          <w:lang w:val="en-US"/>
        </w:rPr>
        <w:t xml:space="preserve">An </w:t>
      </w:r>
      <w:r w:rsidRPr="009A5271">
        <w:rPr>
          <w:rFonts w:ascii="Calibri" w:hAnsi="Calibri" w:cs="Calibri"/>
          <w:b/>
          <w:sz w:val="22"/>
          <w:szCs w:val="22"/>
          <w:lang w:val="en-US"/>
        </w:rPr>
        <w:t>alpha (a) level</w:t>
      </w:r>
      <w:r w:rsidRPr="00631DF8">
        <w:rPr>
          <w:rFonts w:ascii="Calibri" w:hAnsi="Calibri" w:cs="Calibri"/>
          <w:sz w:val="22"/>
          <w:szCs w:val="22"/>
          <w:lang w:val="en-US"/>
        </w:rPr>
        <w:t xml:space="preserve"> is the level of significance or criterion for a hypothesis test. It is the largest probability of committing a Type I error that we will allow and still decide to reject the null hypothesis.</w:t>
      </w:r>
    </w:p>
    <w:p w14:paraId="5690AC31" w14:textId="77777777" w:rsidR="00E00FEE" w:rsidRPr="00631DF8" w:rsidRDefault="00E00FEE" w:rsidP="00D13004">
      <w:pPr>
        <w:pStyle w:val="Default"/>
        <w:jc w:val="both"/>
        <w:rPr>
          <w:rFonts w:ascii="Calibri" w:hAnsi="Calibri" w:cs="Calibri"/>
          <w:sz w:val="22"/>
          <w:szCs w:val="22"/>
          <w:lang w:val="en-US"/>
        </w:rPr>
      </w:pPr>
    </w:p>
    <w:p w14:paraId="5690AC32" w14:textId="77777777" w:rsidR="00E00FEE" w:rsidRPr="00631DF8" w:rsidRDefault="00E00FEE" w:rsidP="00D13004">
      <w:pPr>
        <w:pStyle w:val="Default"/>
        <w:jc w:val="both"/>
        <w:rPr>
          <w:rFonts w:ascii="Calibri" w:hAnsi="Calibri" w:cs="Calibri"/>
          <w:sz w:val="22"/>
          <w:szCs w:val="22"/>
          <w:lang w:val="en-US"/>
        </w:rPr>
      </w:pPr>
    </w:p>
    <w:p w14:paraId="5690AC33" w14:textId="77777777" w:rsidR="00E00FEE" w:rsidRPr="00631DF8" w:rsidRDefault="00E00FEE" w:rsidP="00D13004">
      <w:pPr>
        <w:pStyle w:val="Default"/>
        <w:jc w:val="both"/>
        <w:rPr>
          <w:rFonts w:ascii="Calibri" w:hAnsi="Calibri" w:cs="Calibri"/>
          <w:sz w:val="22"/>
          <w:szCs w:val="22"/>
          <w:lang w:val="en-US"/>
        </w:rPr>
      </w:pPr>
      <w:r w:rsidRPr="00631DF8">
        <w:rPr>
          <w:rFonts w:ascii="Calibri" w:hAnsi="Calibri" w:cs="Calibri"/>
          <w:sz w:val="22"/>
          <w:szCs w:val="22"/>
          <w:lang w:val="en-US"/>
        </w:rPr>
        <w:t xml:space="preserve">Since we assume the null hypothesis is true, we control for Type I error by stating a level of significance. The level we set, called the </w:t>
      </w:r>
      <w:r w:rsidRPr="009A5271">
        <w:rPr>
          <w:rFonts w:ascii="Calibri" w:hAnsi="Calibri" w:cs="Calibri"/>
          <w:b/>
          <w:sz w:val="22"/>
          <w:szCs w:val="22"/>
          <w:lang w:val="en-US"/>
        </w:rPr>
        <w:t>alpha level</w:t>
      </w:r>
      <w:r w:rsidRPr="00631DF8">
        <w:rPr>
          <w:rFonts w:ascii="Calibri" w:hAnsi="Calibri" w:cs="Calibri"/>
          <w:sz w:val="22"/>
          <w:szCs w:val="22"/>
          <w:lang w:val="en-US"/>
        </w:rPr>
        <w:t xml:space="preserve"> (symbolized as a), is the larg­est probability of committing a Type I error that we will allow and still decide to reject the null hypothesis. This criterion is usually set at .05 (a = .05), and we compare the alpha level to the p value. When the probability of a Type I error is less than 5% (p &lt; .05), we decide to reject the null hypothesis; otherwise, we retain the null hypothesis.</w:t>
      </w:r>
    </w:p>
    <w:p w14:paraId="5690AC34" w14:textId="77777777" w:rsidR="00E00FEE" w:rsidRPr="00631DF8" w:rsidRDefault="00E00FEE" w:rsidP="00E00FEE">
      <w:pPr>
        <w:pStyle w:val="Default"/>
        <w:rPr>
          <w:rFonts w:ascii="Calibri" w:hAnsi="Calibri" w:cs="Calibri"/>
          <w:sz w:val="22"/>
          <w:szCs w:val="22"/>
          <w:lang w:val="en-US"/>
        </w:rPr>
      </w:pPr>
    </w:p>
    <w:p w14:paraId="5690AC35" w14:textId="77777777" w:rsidR="00E00FEE" w:rsidRPr="00631DF8" w:rsidRDefault="00E00FEE" w:rsidP="00E00FEE">
      <w:pPr>
        <w:pStyle w:val="Default"/>
        <w:rPr>
          <w:rFonts w:ascii="Calibri" w:hAnsi="Calibri" w:cs="Calibri"/>
          <w:sz w:val="22"/>
          <w:szCs w:val="22"/>
          <w:lang w:val="en-US"/>
        </w:rPr>
      </w:pPr>
    </w:p>
    <w:p w14:paraId="5690AC36" w14:textId="77777777" w:rsidR="00E00FEE" w:rsidRPr="00631DF8" w:rsidRDefault="00E00FEE" w:rsidP="00D13004">
      <w:pPr>
        <w:pStyle w:val="Default"/>
        <w:jc w:val="both"/>
        <w:rPr>
          <w:rFonts w:ascii="Calibri" w:hAnsi="Calibri" w:cs="Calibri"/>
          <w:sz w:val="22"/>
          <w:szCs w:val="22"/>
          <w:lang w:val="en-US"/>
        </w:rPr>
      </w:pPr>
      <w:r w:rsidRPr="00631DF8">
        <w:rPr>
          <w:rFonts w:ascii="Calibri" w:hAnsi="Calibri" w:cs="Calibri"/>
          <w:sz w:val="22"/>
          <w:szCs w:val="22"/>
          <w:lang w:val="en-US"/>
        </w:rPr>
        <w:t xml:space="preserve">The correct decision is to reject a false null hypothesis. There is always some probability that we decide that the null hypothesis is false when it is indeed false. This decision is called the </w:t>
      </w:r>
      <w:r w:rsidRPr="009A5271">
        <w:rPr>
          <w:rFonts w:ascii="Calibri" w:hAnsi="Calibri" w:cs="Calibri"/>
          <w:b/>
          <w:sz w:val="22"/>
          <w:szCs w:val="22"/>
          <w:lang w:val="en-US"/>
        </w:rPr>
        <w:t>power</w:t>
      </w:r>
      <w:r w:rsidRPr="00631DF8">
        <w:rPr>
          <w:rFonts w:ascii="Calibri" w:hAnsi="Calibri" w:cs="Calibri"/>
          <w:sz w:val="22"/>
          <w:szCs w:val="22"/>
          <w:lang w:val="en-US"/>
        </w:rPr>
        <w:t xml:space="preserve"> of the </w:t>
      </w:r>
      <w:r w:rsidR="009A5271">
        <w:rPr>
          <w:rFonts w:ascii="Calibri" w:hAnsi="Calibri" w:cs="Calibri"/>
          <w:sz w:val="22"/>
          <w:szCs w:val="22"/>
          <w:lang w:val="en-US"/>
        </w:rPr>
        <w:t>d</w:t>
      </w:r>
      <w:r w:rsidRPr="00631DF8">
        <w:rPr>
          <w:rFonts w:ascii="Calibri" w:hAnsi="Calibri" w:cs="Calibri"/>
          <w:sz w:val="22"/>
          <w:szCs w:val="22"/>
          <w:lang w:val="en-US"/>
        </w:rPr>
        <w:t>ecision­making process. It is called power because it is the decision we aim for. Remember that we are only testing the null hypothesis because we think it is wrong. Deciding to reject a false null hypothesis, then, is the power, inasmuch as we learn the most about populations when we accurately reject false notions of truth. This decision is the most published result in behavioral research.</w:t>
      </w:r>
    </w:p>
    <w:p w14:paraId="5690AC37" w14:textId="77777777" w:rsidR="00E00FEE" w:rsidRPr="00631DF8" w:rsidRDefault="00E00FEE" w:rsidP="0075114D">
      <w:pPr>
        <w:pStyle w:val="Default"/>
        <w:rPr>
          <w:rFonts w:ascii="Calibri" w:hAnsi="Calibri" w:cs="Calibri"/>
          <w:sz w:val="22"/>
          <w:szCs w:val="22"/>
          <w:lang w:val="en-US"/>
        </w:rPr>
      </w:pPr>
    </w:p>
    <w:p w14:paraId="5690AC38" w14:textId="77777777" w:rsidR="00E00FEE" w:rsidRPr="00631DF8" w:rsidRDefault="00E00FEE" w:rsidP="00D13004">
      <w:pPr>
        <w:pStyle w:val="Default"/>
        <w:jc w:val="both"/>
        <w:rPr>
          <w:rFonts w:ascii="Calibri" w:hAnsi="Calibri" w:cs="Calibri"/>
          <w:sz w:val="22"/>
          <w:szCs w:val="22"/>
          <w:lang w:val="en-US"/>
        </w:rPr>
      </w:pPr>
      <w:r w:rsidRPr="00631DF8">
        <w:rPr>
          <w:rFonts w:ascii="Calibri" w:hAnsi="Calibri" w:cs="Calibri"/>
          <w:sz w:val="22"/>
          <w:szCs w:val="22"/>
          <w:lang w:val="en-US"/>
        </w:rPr>
        <w:t xml:space="preserve">The </w:t>
      </w:r>
      <w:r w:rsidRPr="009A5271">
        <w:rPr>
          <w:rFonts w:ascii="Calibri" w:hAnsi="Calibri" w:cs="Calibri"/>
          <w:b/>
          <w:sz w:val="22"/>
          <w:szCs w:val="22"/>
          <w:lang w:val="en-US"/>
        </w:rPr>
        <w:t>power</w:t>
      </w:r>
      <w:r w:rsidRPr="00631DF8">
        <w:rPr>
          <w:rFonts w:ascii="Calibri" w:hAnsi="Calibri" w:cs="Calibri"/>
          <w:sz w:val="22"/>
          <w:szCs w:val="22"/>
          <w:lang w:val="en-US"/>
        </w:rPr>
        <w:t xml:space="preserve"> in hypothesis testing is the probability of rejecting a false null hypothesis. Specifically, it is the probability that a randomly selected sample will  show that the null hypothesis is false when the null hypothesis is indeed false.</w:t>
      </w:r>
    </w:p>
    <w:p w14:paraId="5690AC39" w14:textId="77777777" w:rsidR="00E40DDA" w:rsidRDefault="00E40DDA" w:rsidP="0075114D">
      <w:pPr>
        <w:pStyle w:val="Default"/>
      </w:pPr>
    </w:p>
    <w:p w14:paraId="5690AC3A" w14:textId="77777777" w:rsidR="0070056B" w:rsidRPr="004B5426" w:rsidRDefault="0070056B" w:rsidP="007821C8">
      <w:pPr>
        <w:pStyle w:val="Heading1"/>
        <w:spacing w:line="360" w:lineRule="auto"/>
        <w:rPr>
          <w:rFonts w:ascii="Calibri" w:hAnsi="Calibri" w:cs="Calibri"/>
          <w:b/>
          <w:bCs/>
          <w:sz w:val="32"/>
          <w:szCs w:val="32"/>
        </w:rPr>
      </w:pPr>
      <w:bookmarkStart w:id="53" w:name="_Toc401161065"/>
      <w:r w:rsidRPr="004B5426">
        <w:rPr>
          <w:rFonts w:ascii="Calibri" w:hAnsi="Calibri" w:cs="Calibri"/>
          <w:b/>
          <w:bCs/>
          <w:sz w:val="32"/>
          <w:szCs w:val="32"/>
        </w:rPr>
        <w:t>References</w:t>
      </w:r>
      <w:bookmarkEnd w:id="53"/>
    </w:p>
    <w:p w14:paraId="5690AC3B" w14:textId="77777777" w:rsidR="0070056B" w:rsidRPr="004B5426" w:rsidRDefault="0070056B" w:rsidP="00D775CF">
      <w:pPr>
        <w:numPr>
          <w:ilvl w:val="0"/>
          <w:numId w:val="3"/>
        </w:numPr>
        <w:spacing w:line="360" w:lineRule="auto"/>
        <w:ind w:left="990"/>
        <w:rPr>
          <w:rFonts w:ascii="Calibri" w:hAnsi="Calibri" w:cs="Calibri"/>
          <w:sz w:val="22"/>
          <w:szCs w:val="22"/>
        </w:rPr>
      </w:pPr>
      <w:hyperlink r:id="rId39" w:history="1">
        <w:r w:rsidRPr="004B5426">
          <w:rPr>
            <w:rStyle w:val="Hyperlink"/>
            <w:rFonts w:ascii="Calibri" w:hAnsi="Calibri" w:cs="Calibri"/>
            <w:sz w:val="22"/>
            <w:szCs w:val="22"/>
          </w:rPr>
          <w:t>http://www.asq.org/learn-about-quality/data-collection-analysis-tools/overview/overview.html</w:t>
        </w:r>
      </w:hyperlink>
    </w:p>
    <w:p w14:paraId="5690AC3C" w14:textId="77777777" w:rsidR="0070056B" w:rsidRPr="004B5426" w:rsidRDefault="0070056B" w:rsidP="00D775CF">
      <w:pPr>
        <w:numPr>
          <w:ilvl w:val="0"/>
          <w:numId w:val="3"/>
        </w:numPr>
        <w:spacing w:line="360" w:lineRule="auto"/>
        <w:ind w:left="990"/>
        <w:rPr>
          <w:rFonts w:ascii="Calibri" w:hAnsi="Calibri" w:cs="Calibri"/>
          <w:sz w:val="22"/>
          <w:szCs w:val="22"/>
        </w:rPr>
      </w:pPr>
      <w:hyperlink r:id="rId40" w:history="1">
        <w:r w:rsidRPr="004B5426">
          <w:rPr>
            <w:rStyle w:val="Hyperlink"/>
            <w:rFonts w:ascii="Calibri" w:hAnsi="Calibri" w:cs="Calibri"/>
            <w:sz w:val="22"/>
            <w:szCs w:val="22"/>
          </w:rPr>
          <w:t>http://www.qualityamerica.com/knowledgecente/index.htm</w:t>
        </w:r>
      </w:hyperlink>
    </w:p>
    <w:p w14:paraId="5690AC3D" w14:textId="77777777" w:rsidR="001F5260" w:rsidRPr="004B5426" w:rsidRDefault="001F5260" w:rsidP="00D775CF">
      <w:pPr>
        <w:numPr>
          <w:ilvl w:val="0"/>
          <w:numId w:val="3"/>
        </w:numPr>
        <w:spacing w:line="360" w:lineRule="auto"/>
        <w:ind w:left="990"/>
        <w:rPr>
          <w:rFonts w:ascii="Calibri" w:hAnsi="Calibri" w:cs="Calibri"/>
          <w:sz w:val="22"/>
          <w:szCs w:val="22"/>
        </w:rPr>
      </w:pPr>
      <w:hyperlink r:id="rId41" w:history="1">
        <w:r w:rsidRPr="004B5426">
          <w:rPr>
            <w:rStyle w:val="Hyperlink"/>
            <w:rFonts w:ascii="Calibri" w:hAnsi="Calibri" w:cs="Calibri"/>
            <w:sz w:val="22"/>
            <w:szCs w:val="22"/>
          </w:rPr>
          <w:t>http://www.spcpress.com</w:t>
        </w:r>
      </w:hyperlink>
    </w:p>
    <w:p w14:paraId="5690AC3E" w14:textId="77777777" w:rsidR="00256955" w:rsidRPr="004B5426" w:rsidRDefault="00256955" w:rsidP="00256955">
      <w:pPr>
        <w:spacing w:line="360" w:lineRule="auto"/>
        <w:rPr>
          <w:rFonts w:ascii="Calibri" w:hAnsi="Calibri" w:cs="Calibri"/>
          <w:sz w:val="22"/>
          <w:szCs w:val="22"/>
        </w:rPr>
      </w:pPr>
    </w:p>
    <w:p w14:paraId="5690AC3F" w14:textId="77777777" w:rsidR="00256955" w:rsidRPr="004B5426" w:rsidRDefault="00256955" w:rsidP="00256955">
      <w:pPr>
        <w:spacing w:line="360" w:lineRule="auto"/>
        <w:rPr>
          <w:rFonts w:ascii="Calibri" w:hAnsi="Calibri" w:cs="Calibri"/>
          <w:sz w:val="22"/>
          <w:szCs w:val="22"/>
        </w:rPr>
      </w:pPr>
      <w:r w:rsidRPr="004B5426">
        <w:rPr>
          <w:rFonts w:ascii="Calibri" w:hAnsi="Calibri" w:cs="Calibri"/>
          <w:sz w:val="22"/>
          <w:szCs w:val="22"/>
        </w:rPr>
        <w:t xml:space="preserve">Note: The techniques and its </w:t>
      </w:r>
      <w:r w:rsidR="005758DC" w:rsidRPr="004B5426">
        <w:rPr>
          <w:rFonts w:ascii="Calibri" w:hAnsi="Calibri" w:cs="Calibri"/>
          <w:sz w:val="22"/>
          <w:szCs w:val="22"/>
        </w:rPr>
        <w:t>method</w:t>
      </w:r>
      <w:r w:rsidRPr="004B5426">
        <w:rPr>
          <w:rFonts w:ascii="Calibri" w:hAnsi="Calibri" w:cs="Calibri"/>
          <w:sz w:val="22"/>
          <w:szCs w:val="22"/>
        </w:rPr>
        <w:t xml:space="preserve"> of generation as </w:t>
      </w:r>
      <w:r w:rsidR="005758DC" w:rsidRPr="004B5426">
        <w:rPr>
          <w:rFonts w:ascii="Calibri" w:hAnsi="Calibri" w:cs="Calibri"/>
          <w:sz w:val="22"/>
          <w:szCs w:val="22"/>
        </w:rPr>
        <w:t>briefed</w:t>
      </w:r>
      <w:r w:rsidRPr="004B5426">
        <w:rPr>
          <w:rFonts w:ascii="Calibri" w:hAnsi="Calibri" w:cs="Calibri"/>
          <w:sz w:val="22"/>
          <w:szCs w:val="22"/>
        </w:rPr>
        <w:t xml:space="preserve"> above are only from an understanding point of view, the calculation and analysis can be performed using various tool and techniques</w:t>
      </w:r>
      <w:r w:rsidR="001F7D20" w:rsidRPr="004B5426">
        <w:rPr>
          <w:rFonts w:ascii="Calibri" w:hAnsi="Calibri" w:cs="Calibri"/>
          <w:sz w:val="22"/>
          <w:szCs w:val="22"/>
        </w:rPr>
        <w:t xml:space="preserve"> or in Excel</w:t>
      </w:r>
      <w:r w:rsidRPr="004B5426">
        <w:rPr>
          <w:rFonts w:ascii="Calibri" w:hAnsi="Calibri" w:cs="Calibri"/>
          <w:sz w:val="22"/>
          <w:szCs w:val="22"/>
        </w:rPr>
        <w:t xml:space="preserve">. </w:t>
      </w:r>
    </w:p>
    <w:sectPr w:rsidR="00256955" w:rsidRPr="004B5426" w:rsidSect="00A90D51">
      <w:pgSz w:w="11909" w:h="16834" w:code="9"/>
      <w:pgMar w:top="1440" w:right="1213" w:bottom="1440" w:left="1196" w:header="720" w:footer="578"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FEB52" w14:textId="77777777" w:rsidR="00097242" w:rsidRDefault="00097242">
      <w:r>
        <w:separator/>
      </w:r>
    </w:p>
  </w:endnote>
  <w:endnote w:type="continuationSeparator" w:id="0">
    <w:p w14:paraId="7001E8CC" w14:textId="77777777" w:rsidR="00097242" w:rsidRDefault="00097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Garamond">
    <w:altName w:val="Garamond"/>
    <w:panose1 w:val="020204040303010108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F2765" w14:textId="77777777" w:rsidR="00097242" w:rsidRDefault="00097242">
      <w:r>
        <w:separator/>
      </w:r>
    </w:p>
  </w:footnote>
  <w:footnote w:type="continuationSeparator" w:id="0">
    <w:p w14:paraId="6057C07A" w14:textId="77777777" w:rsidR="00097242" w:rsidRDefault="000972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383"/>
    <w:multiLevelType w:val="hybridMultilevel"/>
    <w:tmpl w:val="79E0FB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3909D1"/>
    <w:multiLevelType w:val="hybridMultilevel"/>
    <w:tmpl w:val="748234F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6670EC"/>
    <w:multiLevelType w:val="multilevel"/>
    <w:tmpl w:val="00D08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7B3AD2"/>
    <w:multiLevelType w:val="hybridMultilevel"/>
    <w:tmpl w:val="B562E6A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B2744F"/>
    <w:multiLevelType w:val="hybridMultilevel"/>
    <w:tmpl w:val="B9FC7F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40C2BF8"/>
    <w:multiLevelType w:val="hybridMultilevel"/>
    <w:tmpl w:val="EB42FDA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2F8D67BA"/>
    <w:multiLevelType w:val="hybridMultilevel"/>
    <w:tmpl w:val="350670A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36DF40C4"/>
    <w:multiLevelType w:val="hybridMultilevel"/>
    <w:tmpl w:val="AE50A8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D80E62"/>
    <w:multiLevelType w:val="hybridMultilevel"/>
    <w:tmpl w:val="D53CD610"/>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15:restartNumberingAfterBreak="0">
    <w:nsid w:val="38FD7550"/>
    <w:multiLevelType w:val="hybridMultilevel"/>
    <w:tmpl w:val="7A3E0D2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40E3778F"/>
    <w:multiLevelType w:val="hybridMultilevel"/>
    <w:tmpl w:val="DE8C604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43652C31"/>
    <w:multiLevelType w:val="hybridMultilevel"/>
    <w:tmpl w:val="FB20BA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C61D4C"/>
    <w:multiLevelType w:val="hybridMultilevel"/>
    <w:tmpl w:val="9E5C98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A9D2BF0"/>
    <w:multiLevelType w:val="hybridMultilevel"/>
    <w:tmpl w:val="C7128B4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F3F7ACE"/>
    <w:multiLevelType w:val="hybridMultilevel"/>
    <w:tmpl w:val="C7128B4E"/>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500774C9"/>
    <w:multiLevelType w:val="hybridMultilevel"/>
    <w:tmpl w:val="0AEC7814"/>
    <w:lvl w:ilvl="0" w:tplc="20F4A1AC">
      <w:start w:val="1"/>
      <w:numFmt w:val="decimal"/>
      <w:pStyle w:val="Heading3"/>
      <w:lvlText w:val="%1."/>
      <w:lvlJc w:val="left"/>
      <w:pPr>
        <w:tabs>
          <w:tab w:val="num" w:pos="936"/>
        </w:tabs>
        <w:ind w:left="936" w:hanging="360"/>
      </w:pPr>
      <w:rPr>
        <w:b/>
        <w:sz w:val="20"/>
        <w:szCs w:val="20"/>
      </w:rPr>
    </w:lvl>
    <w:lvl w:ilvl="1" w:tplc="04090019">
      <w:start w:val="1"/>
      <w:numFmt w:val="lowerLetter"/>
      <w:lvlText w:val="%2."/>
      <w:lvlJc w:val="left"/>
      <w:pPr>
        <w:tabs>
          <w:tab w:val="num" w:pos="2016"/>
        </w:tabs>
        <w:ind w:left="2016" w:hanging="360"/>
      </w:pPr>
    </w:lvl>
    <w:lvl w:ilvl="2" w:tplc="0409001B">
      <w:start w:val="1"/>
      <w:numFmt w:val="lowerRoman"/>
      <w:lvlText w:val="%3."/>
      <w:lvlJc w:val="right"/>
      <w:pPr>
        <w:tabs>
          <w:tab w:val="num" w:pos="2736"/>
        </w:tabs>
        <w:ind w:left="2736" w:hanging="180"/>
      </w:pPr>
      <w:rPr>
        <w:sz w:val="20"/>
        <w:szCs w:val="20"/>
      </w:r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16" w15:restartNumberingAfterBreak="0">
    <w:nsid w:val="53051B5B"/>
    <w:multiLevelType w:val="hybridMultilevel"/>
    <w:tmpl w:val="389629F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4C26600"/>
    <w:multiLevelType w:val="hybridMultilevel"/>
    <w:tmpl w:val="9AA8A67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57EF441B"/>
    <w:multiLevelType w:val="multilevel"/>
    <w:tmpl w:val="5D8E8FE0"/>
    <w:lvl w:ilvl="0">
      <w:start w:val="1"/>
      <w:numFmt w:val="decimal"/>
      <w:pStyle w:val="Heading1"/>
      <w:lvlText w:val="%1"/>
      <w:lvlJc w:val="left"/>
      <w:pPr>
        <w:tabs>
          <w:tab w:val="num" w:pos="432"/>
        </w:tabs>
        <w:ind w:left="432" w:hanging="432"/>
      </w:pPr>
      <w:rPr>
        <w:rFonts w:hint="default"/>
        <w:b/>
      </w:rPr>
    </w:lvl>
    <w:lvl w:ilvl="1">
      <w:start w:val="1"/>
      <w:numFmt w:val="decimal"/>
      <w:pStyle w:val="Heading2"/>
      <w:lvlText w:val="%1.%2"/>
      <w:lvlJc w:val="left"/>
      <w:pPr>
        <w:tabs>
          <w:tab w:val="num" w:pos="1002"/>
        </w:tabs>
        <w:ind w:left="1002" w:hanging="576"/>
      </w:pPr>
      <w:rPr>
        <w:rFonts w:hint="default"/>
        <w:b/>
      </w:rPr>
    </w:lvl>
    <w:lvl w:ilvl="2">
      <w:start w:val="1"/>
      <w:numFmt w:val="decimal"/>
      <w:lvlText w:val="%1.%2.%3"/>
      <w:lvlJc w:val="left"/>
      <w:pPr>
        <w:tabs>
          <w:tab w:val="num" w:pos="1430"/>
        </w:tabs>
        <w:ind w:left="1430" w:hanging="720"/>
      </w:pPr>
      <w:rPr>
        <w:rFonts w:hint="default"/>
        <w:b/>
      </w:rPr>
    </w:lvl>
    <w:lvl w:ilvl="3">
      <w:start w:val="1"/>
      <w:numFmt w:val="decimal"/>
      <w:pStyle w:val="Heading4"/>
      <w:lvlText w:val="%1.%2.%3.%4"/>
      <w:lvlJc w:val="left"/>
      <w:pPr>
        <w:tabs>
          <w:tab w:val="num" w:pos="5684"/>
        </w:tabs>
        <w:ind w:left="568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9" w15:restartNumberingAfterBreak="0">
    <w:nsid w:val="595263EF"/>
    <w:multiLevelType w:val="hybridMultilevel"/>
    <w:tmpl w:val="EF38F946"/>
    <w:lvl w:ilvl="0" w:tplc="CF7AF82A">
      <w:start w:val="1"/>
      <w:numFmt w:val="decimal"/>
      <w:lvlText w:val="%1."/>
      <w:lvlJc w:val="left"/>
      <w:pPr>
        <w:tabs>
          <w:tab w:val="num" w:pos="936"/>
        </w:tabs>
        <w:ind w:left="936" w:hanging="360"/>
      </w:pPr>
      <w:rPr>
        <w:sz w:val="20"/>
        <w:szCs w:val="20"/>
      </w:rPr>
    </w:lvl>
    <w:lvl w:ilvl="1" w:tplc="04090019">
      <w:start w:val="1"/>
      <w:numFmt w:val="lowerLetter"/>
      <w:lvlText w:val="%2."/>
      <w:lvlJc w:val="left"/>
      <w:pPr>
        <w:tabs>
          <w:tab w:val="num" w:pos="2016"/>
        </w:tabs>
        <w:ind w:left="2016" w:hanging="360"/>
      </w:pPr>
    </w:lvl>
    <w:lvl w:ilvl="2" w:tplc="0409000F">
      <w:start w:val="1"/>
      <w:numFmt w:val="decimal"/>
      <w:lvlText w:val="%3."/>
      <w:lvlJc w:val="left"/>
      <w:pPr>
        <w:tabs>
          <w:tab w:val="num" w:pos="2916"/>
        </w:tabs>
        <w:ind w:left="2916" w:hanging="360"/>
      </w:pPr>
      <w:rPr>
        <w:sz w:val="20"/>
        <w:szCs w:val="20"/>
      </w:r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20" w15:restartNumberingAfterBreak="0">
    <w:nsid w:val="599B6563"/>
    <w:multiLevelType w:val="hybridMultilevel"/>
    <w:tmpl w:val="498CF2C2"/>
    <w:lvl w:ilvl="0" w:tplc="04090019">
      <w:start w:val="1"/>
      <w:numFmt w:val="lowerLetter"/>
      <w:lvlText w:val="%1."/>
      <w:lvlJc w:val="left"/>
      <w:pPr>
        <w:tabs>
          <w:tab w:val="num" w:pos="2016"/>
        </w:tabs>
        <w:ind w:left="2016" w:hanging="360"/>
      </w:pPr>
    </w:lvl>
    <w:lvl w:ilvl="1" w:tplc="93828A62">
      <w:start w:val="1"/>
      <w:numFmt w:val="decimal"/>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3366502"/>
    <w:multiLevelType w:val="hybridMultilevel"/>
    <w:tmpl w:val="261682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F6EB5F4">
      <w:numFmt w:val="bullet"/>
      <w:lvlText w:val="•"/>
      <w:lvlJc w:val="left"/>
      <w:pPr>
        <w:ind w:left="2160" w:hanging="360"/>
      </w:pPr>
      <w:rPr>
        <w:rFonts w:ascii="Verdana" w:eastAsia="Times New Roman" w:hAnsi="Verdana"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7408AB"/>
    <w:multiLevelType w:val="hybridMultilevel"/>
    <w:tmpl w:val="79123DD0"/>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3" w15:restartNumberingAfterBreak="0">
    <w:nsid w:val="68844D67"/>
    <w:multiLevelType w:val="hybridMultilevel"/>
    <w:tmpl w:val="5172E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B32376B"/>
    <w:multiLevelType w:val="hybridMultilevel"/>
    <w:tmpl w:val="A69ACA16"/>
    <w:lvl w:ilvl="0" w:tplc="04090019">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5" w15:restartNumberingAfterBreak="0">
    <w:nsid w:val="6EC42624"/>
    <w:multiLevelType w:val="hybridMultilevel"/>
    <w:tmpl w:val="EBBE754E"/>
    <w:lvl w:ilvl="0" w:tplc="20F4A1AC">
      <w:start w:val="1"/>
      <w:numFmt w:val="decimal"/>
      <w:lvlText w:val="%1."/>
      <w:lvlJc w:val="left"/>
      <w:pPr>
        <w:tabs>
          <w:tab w:val="num" w:pos="936"/>
        </w:tabs>
        <w:ind w:left="936" w:hanging="360"/>
      </w:pPr>
      <w:rPr>
        <w:b/>
        <w:sz w:val="20"/>
        <w:szCs w:val="20"/>
      </w:rPr>
    </w:lvl>
    <w:lvl w:ilvl="1" w:tplc="0409001B">
      <w:start w:val="1"/>
      <w:numFmt w:val="lowerRoman"/>
      <w:lvlText w:val="%2."/>
      <w:lvlJc w:val="right"/>
      <w:pPr>
        <w:tabs>
          <w:tab w:val="num" w:pos="2016"/>
        </w:tabs>
        <w:ind w:left="2016" w:hanging="360"/>
      </w:pPr>
    </w:lvl>
    <w:lvl w:ilvl="2" w:tplc="0409001B">
      <w:start w:val="1"/>
      <w:numFmt w:val="lowerRoman"/>
      <w:lvlText w:val="%3."/>
      <w:lvlJc w:val="right"/>
      <w:pPr>
        <w:tabs>
          <w:tab w:val="num" w:pos="2736"/>
        </w:tabs>
        <w:ind w:left="2736" w:hanging="180"/>
      </w:pPr>
      <w:rPr>
        <w:sz w:val="20"/>
        <w:szCs w:val="20"/>
      </w:r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num w:numId="1" w16cid:durableId="1430613599">
    <w:abstractNumId w:val="18"/>
  </w:num>
  <w:num w:numId="2" w16cid:durableId="1718510790">
    <w:abstractNumId w:val="13"/>
  </w:num>
  <w:num w:numId="3" w16cid:durableId="1664970054">
    <w:abstractNumId w:val="8"/>
  </w:num>
  <w:num w:numId="4" w16cid:durableId="676465050">
    <w:abstractNumId w:val="2"/>
  </w:num>
  <w:num w:numId="5" w16cid:durableId="1671640616">
    <w:abstractNumId w:val="21"/>
  </w:num>
  <w:num w:numId="6" w16cid:durableId="1323316684">
    <w:abstractNumId w:val="14"/>
  </w:num>
  <w:num w:numId="7" w16cid:durableId="116535788">
    <w:abstractNumId w:val="5"/>
  </w:num>
  <w:num w:numId="8" w16cid:durableId="1896696000">
    <w:abstractNumId w:val="11"/>
  </w:num>
  <w:num w:numId="9" w16cid:durableId="1058553254">
    <w:abstractNumId w:val="22"/>
  </w:num>
  <w:num w:numId="10" w16cid:durableId="235361786">
    <w:abstractNumId w:val="18"/>
  </w:num>
  <w:num w:numId="11" w16cid:durableId="230236052">
    <w:abstractNumId w:val="18"/>
  </w:num>
  <w:num w:numId="12" w16cid:durableId="2082558108">
    <w:abstractNumId w:val="19"/>
  </w:num>
  <w:num w:numId="13" w16cid:durableId="1524133050">
    <w:abstractNumId w:val="18"/>
  </w:num>
  <w:num w:numId="14" w16cid:durableId="829294858">
    <w:abstractNumId w:val="18"/>
  </w:num>
  <w:num w:numId="15" w16cid:durableId="2067103494">
    <w:abstractNumId w:val="15"/>
  </w:num>
  <w:num w:numId="16" w16cid:durableId="851257941">
    <w:abstractNumId w:val="3"/>
  </w:num>
  <w:num w:numId="17" w16cid:durableId="72242829">
    <w:abstractNumId w:val="18"/>
  </w:num>
  <w:num w:numId="18" w16cid:durableId="1617441222">
    <w:abstractNumId w:val="20"/>
  </w:num>
  <w:num w:numId="19" w16cid:durableId="1476293850">
    <w:abstractNumId w:val="24"/>
  </w:num>
  <w:num w:numId="20" w16cid:durableId="1058283339">
    <w:abstractNumId w:val="25"/>
  </w:num>
  <w:num w:numId="21" w16cid:durableId="2094626695">
    <w:abstractNumId w:val="7"/>
  </w:num>
  <w:num w:numId="22" w16cid:durableId="1482967044">
    <w:abstractNumId w:val="23"/>
  </w:num>
  <w:num w:numId="23" w16cid:durableId="1706102132">
    <w:abstractNumId w:val="9"/>
  </w:num>
  <w:num w:numId="24" w16cid:durableId="338119376">
    <w:abstractNumId w:val="6"/>
  </w:num>
  <w:num w:numId="25" w16cid:durableId="1295872135">
    <w:abstractNumId w:val="17"/>
  </w:num>
  <w:num w:numId="26" w16cid:durableId="1938174103">
    <w:abstractNumId w:val="18"/>
  </w:num>
  <w:num w:numId="27" w16cid:durableId="1441952472">
    <w:abstractNumId w:val="18"/>
  </w:num>
  <w:num w:numId="28" w16cid:durableId="1025399582">
    <w:abstractNumId w:val="18"/>
  </w:num>
  <w:num w:numId="29" w16cid:durableId="175702868">
    <w:abstractNumId w:val="18"/>
  </w:num>
  <w:num w:numId="30" w16cid:durableId="869562869">
    <w:abstractNumId w:val="18"/>
  </w:num>
  <w:num w:numId="31" w16cid:durableId="741871292">
    <w:abstractNumId w:val="18"/>
  </w:num>
  <w:num w:numId="32" w16cid:durableId="519010439">
    <w:abstractNumId w:val="18"/>
  </w:num>
  <w:num w:numId="33" w16cid:durableId="904100604">
    <w:abstractNumId w:val="18"/>
  </w:num>
  <w:num w:numId="34" w16cid:durableId="1395742132">
    <w:abstractNumId w:val="18"/>
  </w:num>
  <w:num w:numId="35" w16cid:durableId="1472332879">
    <w:abstractNumId w:val="16"/>
  </w:num>
  <w:num w:numId="36" w16cid:durableId="825897125">
    <w:abstractNumId w:val="18"/>
  </w:num>
  <w:num w:numId="37" w16cid:durableId="680006469">
    <w:abstractNumId w:val="12"/>
  </w:num>
  <w:num w:numId="38" w16cid:durableId="999768749">
    <w:abstractNumId w:val="1"/>
  </w:num>
  <w:num w:numId="39" w16cid:durableId="1306278947">
    <w:abstractNumId w:val="4"/>
  </w:num>
  <w:num w:numId="40" w16cid:durableId="1928877948">
    <w:abstractNumId w:val="0"/>
  </w:num>
  <w:num w:numId="41" w16cid:durableId="2030056999">
    <w:abstractNumId w:val="18"/>
  </w:num>
  <w:num w:numId="42" w16cid:durableId="212037923">
    <w:abstractNumId w:val="18"/>
  </w:num>
  <w:num w:numId="43" w16cid:durableId="212930869">
    <w:abstractNumId w:val="10"/>
  </w:num>
  <w:num w:numId="44" w16cid:durableId="119961631">
    <w:abstractNumId w:val="18"/>
  </w:num>
  <w:num w:numId="45" w16cid:durableId="860436368">
    <w:abstractNumId w:val="18"/>
  </w:num>
  <w:num w:numId="46" w16cid:durableId="2036033049">
    <w:abstractNumId w:val="18"/>
  </w:num>
  <w:num w:numId="47" w16cid:durableId="512304527">
    <w:abstractNumId w:val="18"/>
  </w:num>
  <w:num w:numId="48" w16cid:durableId="1788237248">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hideSpellingErrors/>
  <w:hideGrammaticalErrors/>
  <w:activeWritingStyle w:appName="MSWord" w:lang="en-US" w:vendorID="64" w:dllVersion="5" w:nlCheck="1" w:checkStyle="1"/>
  <w:activeWritingStyle w:appName="MSWord" w:lang="en-US" w:vendorID="64" w:dllVersion="6" w:nlCheck="1" w:checkStyle="1"/>
  <w:activeWritingStyle w:appName="MSWord" w:lang="en-GB" w:vendorID="64" w:dllVersion="6" w:nlCheck="1" w:checkStyle="1"/>
  <w:activeWritingStyle w:appName="MSWord" w:lang="en-IN"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0D7F"/>
    <w:rsid w:val="00000099"/>
    <w:rsid w:val="000031EF"/>
    <w:rsid w:val="0000380D"/>
    <w:rsid w:val="00004489"/>
    <w:rsid w:val="00004CE9"/>
    <w:rsid w:val="00017F9E"/>
    <w:rsid w:val="0002081F"/>
    <w:rsid w:val="00026B03"/>
    <w:rsid w:val="00034D7E"/>
    <w:rsid w:val="0004630E"/>
    <w:rsid w:val="00047C84"/>
    <w:rsid w:val="00050F39"/>
    <w:rsid w:val="000546B9"/>
    <w:rsid w:val="00065C7F"/>
    <w:rsid w:val="00071C3C"/>
    <w:rsid w:val="00081AFA"/>
    <w:rsid w:val="00085A23"/>
    <w:rsid w:val="000874DA"/>
    <w:rsid w:val="00087592"/>
    <w:rsid w:val="0009245B"/>
    <w:rsid w:val="000959E5"/>
    <w:rsid w:val="00097242"/>
    <w:rsid w:val="00097777"/>
    <w:rsid w:val="000A1860"/>
    <w:rsid w:val="000A3355"/>
    <w:rsid w:val="000A59CE"/>
    <w:rsid w:val="000A764B"/>
    <w:rsid w:val="000B0FE4"/>
    <w:rsid w:val="000B2C23"/>
    <w:rsid w:val="000B5C23"/>
    <w:rsid w:val="000C0D94"/>
    <w:rsid w:val="000C2A25"/>
    <w:rsid w:val="000C38D9"/>
    <w:rsid w:val="000D4E47"/>
    <w:rsid w:val="000E7F72"/>
    <w:rsid w:val="000F14AA"/>
    <w:rsid w:val="000F57F8"/>
    <w:rsid w:val="000F641A"/>
    <w:rsid w:val="000F73FA"/>
    <w:rsid w:val="001000D8"/>
    <w:rsid w:val="00100AE9"/>
    <w:rsid w:val="001013FA"/>
    <w:rsid w:val="0010158C"/>
    <w:rsid w:val="001021C7"/>
    <w:rsid w:val="001142EA"/>
    <w:rsid w:val="001233EC"/>
    <w:rsid w:val="00134392"/>
    <w:rsid w:val="00137E05"/>
    <w:rsid w:val="00142FB8"/>
    <w:rsid w:val="00144913"/>
    <w:rsid w:val="00155067"/>
    <w:rsid w:val="00163B3E"/>
    <w:rsid w:val="0017053A"/>
    <w:rsid w:val="00175F87"/>
    <w:rsid w:val="001A07F7"/>
    <w:rsid w:val="001A212A"/>
    <w:rsid w:val="001A6BA0"/>
    <w:rsid w:val="001A6FC5"/>
    <w:rsid w:val="001B116C"/>
    <w:rsid w:val="001B18AA"/>
    <w:rsid w:val="001C3624"/>
    <w:rsid w:val="001C6126"/>
    <w:rsid w:val="001C731C"/>
    <w:rsid w:val="001C7C9C"/>
    <w:rsid w:val="001E1597"/>
    <w:rsid w:val="001E430F"/>
    <w:rsid w:val="001E57D4"/>
    <w:rsid w:val="001F00F8"/>
    <w:rsid w:val="001F43A2"/>
    <w:rsid w:val="001F5260"/>
    <w:rsid w:val="001F7D20"/>
    <w:rsid w:val="0020086C"/>
    <w:rsid w:val="002045CE"/>
    <w:rsid w:val="00210903"/>
    <w:rsid w:val="00211095"/>
    <w:rsid w:val="00212D78"/>
    <w:rsid w:val="00214D42"/>
    <w:rsid w:val="002154C9"/>
    <w:rsid w:val="00222927"/>
    <w:rsid w:val="00224A1F"/>
    <w:rsid w:val="00224BF6"/>
    <w:rsid w:val="00225FBE"/>
    <w:rsid w:val="00234D8F"/>
    <w:rsid w:val="00237428"/>
    <w:rsid w:val="002448E5"/>
    <w:rsid w:val="002466CA"/>
    <w:rsid w:val="00252C28"/>
    <w:rsid w:val="002560BE"/>
    <w:rsid w:val="00256955"/>
    <w:rsid w:val="00260D37"/>
    <w:rsid w:val="002666E7"/>
    <w:rsid w:val="00267E8A"/>
    <w:rsid w:val="00270080"/>
    <w:rsid w:val="00270F87"/>
    <w:rsid w:val="0027182A"/>
    <w:rsid w:val="0027231C"/>
    <w:rsid w:val="00275CBE"/>
    <w:rsid w:val="00276A50"/>
    <w:rsid w:val="00282B7B"/>
    <w:rsid w:val="0029114A"/>
    <w:rsid w:val="00294DC6"/>
    <w:rsid w:val="002A556E"/>
    <w:rsid w:val="002B1239"/>
    <w:rsid w:val="002C5060"/>
    <w:rsid w:val="002D0276"/>
    <w:rsid w:val="002D392E"/>
    <w:rsid w:val="002D50EF"/>
    <w:rsid w:val="002E144E"/>
    <w:rsid w:val="002E1F82"/>
    <w:rsid w:val="002E6089"/>
    <w:rsid w:val="002E7193"/>
    <w:rsid w:val="002E7DCF"/>
    <w:rsid w:val="002F22D5"/>
    <w:rsid w:val="002F6A5D"/>
    <w:rsid w:val="003012EE"/>
    <w:rsid w:val="00301D71"/>
    <w:rsid w:val="00302C8F"/>
    <w:rsid w:val="003110B6"/>
    <w:rsid w:val="00320F3D"/>
    <w:rsid w:val="003227AB"/>
    <w:rsid w:val="0032559C"/>
    <w:rsid w:val="0032621F"/>
    <w:rsid w:val="0032787B"/>
    <w:rsid w:val="003349CC"/>
    <w:rsid w:val="003363B7"/>
    <w:rsid w:val="00336730"/>
    <w:rsid w:val="003405E7"/>
    <w:rsid w:val="003423C2"/>
    <w:rsid w:val="0034263E"/>
    <w:rsid w:val="003469FA"/>
    <w:rsid w:val="00346DD8"/>
    <w:rsid w:val="00347CF6"/>
    <w:rsid w:val="00351F08"/>
    <w:rsid w:val="00354CB0"/>
    <w:rsid w:val="0035597B"/>
    <w:rsid w:val="00357D99"/>
    <w:rsid w:val="00383B9A"/>
    <w:rsid w:val="003872F2"/>
    <w:rsid w:val="00391913"/>
    <w:rsid w:val="003939D1"/>
    <w:rsid w:val="003946C5"/>
    <w:rsid w:val="00395476"/>
    <w:rsid w:val="00397E28"/>
    <w:rsid w:val="003B39C5"/>
    <w:rsid w:val="003C2345"/>
    <w:rsid w:val="003C2715"/>
    <w:rsid w:val="003C719F"/>
    <w:rsid w:val="003D2F04"/>
    <w:rsid w:val="003E00D9"/>
    <w:rsid w:val="003E30E1"/>
    <w:rsid w:val="003E5CB6"/>
    <w:rsid w:val="003E77BA"/>
    <w:rsid w:val="003F298E"/>
    <w:rsid w:val="003F46BF"/>
    <w:rsid w:val="00400582"/>
    <w:rsid w:val="00401D6D"/>
    <w:rsid w:val="00403BE9"/>
    <w:rsid w:val="00407207"/>
    <w:rsid w:val="00412F8D"/>
    <w:rsid w:val="00413CC0"/>
    <w:rsid w:val="00414B79"/>
    <w:rsid w:val="00421960"/>
    <w:rsid w:val="0042441E"/>
    <w:rsid w:val="00425CF7"/>
    <w:rsid w:val="0043616C"/>
    <w:rsid w:val="004406A7"/>
    <w:rsid w:val="00463695"/>
    <w:rsid w:val="00463C3B"/>
    <w:rsid w:val="0047339B"/>
    <w:rsid w:val="00481F53"/>
    <w:rsid w:val="004858B1"/>
    <w:rsid w:val="0049208E"/>
    <w:rsid w:val="00495018"/>
    <w:rsid w:val="004B5426"/>
    <w:rsid w:val="004B7045"/>
    <w:rsid w:val="004B7056"/>
    <w:rsid w:val="004B7FBF"/>
    <w:rsid w:val="004C62E1"/>
    <w:rsid w:val="004E206E"/>
    <w:rsid w:val="004E34AF"/>
    <w:rsid w:val="004E3A00"/>
    <w:rsid w:val="004F1C27"/>
    <w:rsid w:val="004F4C80"/>
    <w:rsid w:val="004F50F4"/>
    <w:rsid w:val="004F6BAA"/>
    <w:rsid w:val="005008F9"/>
    <w:rsid w:val="005019A1"/>
    <w:rsid w:val="00511E61"/>
    <w:rsid w:val="00512262"/>
    <w:rsid w:val="005136D9"/>
    <w:rsid w:val="005242C0"/>
    <w:rsid w:val="00535BCA"/>
    <w:rsid w:val="005360CA"/>
    <w:rsid w:val="00541897"/>
    <w:rsid w:val="00547BEC"/>
    <w:rsid w:val="00550CC2"/>
    <w:rsid w:val="005521BD"/>
    <w:rsid w:val="00552B45"/>
    <w:rsid w:val="00557312"/>
    <w:rsid w:val="00557AF9"/>
    <w:rsid w:val="00557C9D"/>
    <w:rsid w:val="00560366"/>
    <w:rsid w:val="00561F42"/>
    <w:rsid w:val="00566992"/>
    <w:rsid w:val="005721B0"/>
    <w:rsid w:val="005724AD"/>
    <w:rsid w:val="005758DC"/>
    <w:rsid w:val="00580B35"/>
    <w:rsid w:val="005903EB"/>
    <w:rsid w:val="005915E8"/>
    <w:rsid w:val="0059207F"/>
    <w:rsid w:val="00595BDC"/>
    <w:rsid w:val="00596034"/>
    <w:rsid w:val="00596435"/>
    <w:rsid w:val="005A0313"/>
    <w:rsid w:val="005A0736"/>
    <w:rsid w:val="005A25D7"/>
    <w:rsid w:val="005A7D59"/>
    <w:rsid w:val="005B0942"/>
    <w:rsid w:val="005B3571"/>
    <w:rsid w:val="005B5987"/>
    <w:rsid w:val="005B7B9F"/>
    <w:rsid w:val="005C344E"/>
    <w:rsid w:val="005C55BE"/>
    <w:rsid w:val="005D0DA6"/>
    <w:rsid w:val="005D5405"/>
    <w:rsid w:val="005D7F20"/>
    <w:rsid w:val="005F1844"/>
    <w:rsid w:val="005F4545"/>
    <w:rsid w:val="00612EFB"/>
    <w:rsid w:val="00614959"/>
    <w:rsid w:val="00614D18"/>
    <w:rsid w:val="006152F5"/>
    <w:rsid w:val="006163D3"/>
    <w:rsid w:val="00631DF8"/>
    <w:rsid w:val="00633B1B"/>
    <w:rsid w:val="006472A7"/>
    <w:rsid w:val="006615FC"/>
    <w:rsid w:val="00661963"/>
    <w:rsid w:val="0066393E"/>
    <w:rsid w:val="006640B1"/>
    <w:rsid w:val="006735CC"/>
    <w:rsid w:val="00676941"/>
    <w:rsid w:val="00677752"/>
    <w:rsid w:val="00680F4C"/>
    <w:rsid w:val="006819CC"/>
    <w:rsid w:val="00685670"/>
    <w:rsid w:val="00686A95"/>
    <w:rsid w:val="006A4AEF"/>
    <w:rsid w:val="006B35E2"/>
    <w:rsid w:val="006B7614"/>
    <w:rsid w:val="006D3969"/>
    <w:rsid w:val="006D608C"/>
    <w:rsid w:val="006E36BE"/>
    <w:rsid w:val="0070056B"/>
    <w:rsid w:val="00705DD9"/>
    <w:rsid w:val="00715146"/>
    <w:rsid w:val="0071557D"/>
    <w:rsid w:val="00720002"/>
    <w:rsid w:val="007228FA"/>
    <w:rsid w:val="00722FF6"/>
    <w:rsid w:val="00732784"/>
    <w:rsid w:val="00735189"/>
    <w:rsid w:val="00747D6F"/>
    <w:rsid w:val="0075114D"/>
    <w:rsid w:val="00752F1C"/>
    <w:rsid w:val="00753D8A"/>
    <w:rsid w:val="00756A34"/>
    <w:rsid w:val="007574CA"/>
    <w:rsid w:val="007631A8"/>
    <w:rsid w:val="007631C0"/>
    <w:rsid w:val="00764B8B"/>
    <w:rsid w:val="007821C8"/>
    <w:rsid w:val="0078260B"/>
    <w:rsid w:val="00783F97"/>
    <w:rsid w:val="007855E3"/>
    <w:rsid w:val="00792701"/>
    <w:rsid w:val="00797387"/>
    <w:rsid w:val="007A0BD7"/>
    <w:rsid w:val="007A0F20"/>
    <w:rsid w:val="007A2AB3"/>
    <w:rsid w:val="007A6307"/>
    <w:rsid w:val="007B39F6"/>
    <w:rsid w:val="007B3F23"/>
    <w:rsid w:val="007B5CA4"/>
    <w:rsid w:val="007B6726"/>
    <w:rsid w:val="007B6821"/>
    <w:rsid w:val="007C0431"/>
    <w:rsid w:val="007E247C"/>
    <w:rsid w:val="007E3CFB"/>
    <w:rsid w:val="007F2F75"/>
    <w:rsid w:val="007F32FF"/>
    <w:rsid w:val="008117E9"/>
    <w:rsid w:val="00817DA4"/>
    <w:rsid w:val="00820F92"/>
    <w:rsid w:val="008330C5"/>
    <w:rsid w:val="008372B3"/>
    <w:rsid w:val="00841A6B"/>
    <w:rsid w:val="00844CFE"/>
    <w:rsid w:val="00846EA7"/>
    <w:rsid w:val="00853B3A"/>
    <w:rsid w:val="00860184"/>
    <w:rsid w:val="00870EAF"/>
    <w:rsid w:val="00875F10"/>
    <w:rsid w:val="00885B82"/>
    <w:rsid w:val="0089733F"/>
    <w:rsid w:val="008A4D11"/>
    <w:rsid w:val="008B0A98"/>
    <w:rsid w:val="008B57BA"/>
    <w:rsid w:val="008B670E"/>
    <w:rsid w:val="008C11B2"/>
    <w:rsid w:val="008C5A31"/>
    <w:rsid w:val="008C7E97"/>
    <w:rsid w:val="008D2C15"/>
    <w:rsid w:val="008E3A09"/>
    <w:rsid w:val="008E6460"/>
    <w:rsid w:val="008E6F3E"/>
    <w:rsid w:val="008E7BB1"/>
    <w:rsid w:val="008F36EB"/>
    <w:rsid w:val="008F7B0E"/>
    <w:rsid w:val="008F7C36"/>
    <w:rsid w:val="0091022E"/>
    <w:rsid w:val="0091088C"/>
    <w:rsid w:val="00915FDD"/>
    <w:rsid w:val="00920AD4"/>
    <w:rsid w:val="00922119"/>
    <w:rsid w:val="00932039"/>
    <w:rsid w:val="00936597"/>
    <w:rsid w:val="0093738E"/>
    <w:rsid w:val="009408A9"/>
    <w:rsid w:val="00940914"/>
    <w:rsid w:val="0095512C"/>
    <w:rsid w:val="0096790E"/>
    <w:rsid w:val="00975192"/>
    <w:rsid w:val="0099499F"/>
    <w:rsid w:val="009A5271"/>
    <w:rsid w:val="009B167A"/>
    <w:rsid w:val="009B4E3A"/>
    <w:rsid w:val="009B665D"/>
    <w:rsid w:val="009B7372"/>
    <w:rsid w:val="009C45F3"/>
    <w:rsid w:val="009C5CAF"/>
    <w:rsid w:val="009D7C07"/>
    <w:rsid w:val="009E1FC2"/>
    <w:rsid w:val="009E256F"/>
    <w:rsid w:val="009E30B6"/>
    <w:rsid w:val="009F7DFE"/>
    <w:rsid w:val="00A05717"/>
    <w:rsid w:val="00A10D0C"/>
    <w:rsid w:val="00A11EC5"/>
    <w:rsid w:val="00A13287"/>
    <w:rsid w:val="00A1354D"/>
    <w:rsid w:val="00A13D1B"/>
    <w:rsid w:val="00A153DC"/>
    <w:rsid w:val="00A25E53"/>
    <w:rsid w:val="00A42AC2"/>
    <w:rsid w:val="00A44C21"/>
    <w:rsid w:val="00A472A2"/>
    <w:rsid w:val="00A51785"/>
    <w:rsid w:val="00A519B4"/>
    <w:rsid w:val="00A51D8B"/>
    <w:rsid w:val="00A53662"/>
    <w:rsid w:val="00A62B36"/>
    <w:rsid w:val="00A6378F"/>
    <w:rsid w:val="00A72B0B"/>
    <w:rsid w:val="00A77E4D"/>
    <w:rsid w:val="00A80E83"/>
    <w:rsid w:val="00A8610F"/>
    <w:rsid w:val="00A90D51"/>
    <w:rsid w:val="00A94988"/>
    <w:rsid w:val="00A95074"/>
    <w:rsid w:val="00A97153"/>
    <w:rsid w:val="00AA010F"/>
    <w:rsid w:val="00AA2D13"/>
    <w:rsid w:val="00AA41D5"/>
    <w:rsid w:val="00AA5BBC"/>
    <w:rsid w:val="00AA6AB1"/>
    <w:rsid w:val="00AB0A66"/>
    <w:rsid w:val="00AB4A31"/>
    <w:rsid w:val="00AB7273"/>
    <w:rsid w:val="00AC2C46"/>
    <w:rsid w:val="00AC63C3"/>
    <w:rsid w:val="00AD46CD"/>
    <w:rsid w:val="00AD52AC"/>
    <w:rsid w:val="00AD5A8C"/>
    <w:rsid w:val="00AE03E0"/>
    <w:rsid w:val="00AF47F5"/>
    <w:rsid w:val="00B04ADB"/>
    <w:rsid w:val="00B13678"/>
    <w:rsid w:val="00B14BAB"/>
    <w:rsid w:val="00B153AE"/>
    <w:rsid w:val="00B22F73"/>
    <w:rsid w:val="00B3377A"/>
    <w:rsid w:val="00B37400"/>
    <w:rsid w:val="00B448EE"/>
    <w:rsid w:val="00B46FD6"/>
    <w:rsid w:val="00B52BB7"/>
    <w:rsid w:val="00B5400D"/>
    <w:rsid w:val="00B600A5"/>
    <w:rsid w:val="00B61E12"/>
    <w:rsid w:val="00B62EFC"/>
    <w:rsid w:val="00B7145B"/>
    <w:rsid w:val="00B73AA8"/>
    <w:rsid w:val="00B75CAD"/>
    <w:rsid w:val="00B86E16"/>
    <w:rsid w:val="00BA000D"/>
    <w:rsid w:val="00BA31E0"/>
    <w:rsid w:val="00BA347F"/>
    <w:rsid w:val="00BA43AE"/>
    <w:rsid w:val="00BA5CE3"/>
    <w:rsid w:val="00BA7951"/>
    <w:rsid w:val="00BC016B"/>
    <w:rsid w:val="00BC58BA"/>
    <w:rsid w:val="00BD2880"/>
    <w:rsid w:val="00BE137A"/>
    <w:rsid w:val="00BE404C"/>
    <w:rsid w:val="00BF0700"/>
    <w:rsid w:val="00BF2AE7"/>
    <w:rsid w:val="00BF597E"/>
    <w:rsid w:val="00BF633E"/>
    <w:rsid w:val="00C03F65"/>
    <w:rsid w:val="00C040A9"/>
    <w:rsid w:val="00C065C4"/>
    <w:rsid w:val="00C07214"/>
    <w:rsid w:val="00C07918"/>
    <w:rsid w:val="00C40A44"/>
    <w:rsid w:val="00C42099"/>
    <w:rsid w:val="00C43287"/>
    <w:rsid w:val="00C44BBC"/>
    <w:rsid w:val="00C460FD"/>
    <w:rsid w:val="00C54E45"/>
    <w:rsid w:val="00C561F3"/>
    <w:rsid w:val="00C60719"/>
    <w:rsid w:val="00C6767F"/>
    <w:rsid w:val="00C70F75"/>
    <w:rsid w:val="00C746ED"/>
    <w:rsid w:val="00C84906"/>
    <w:rsid w:val="00C86C3E"/>
    <w:rsid w:val="00C91904"/>
    <w:rsid w:val="00C944C0"/>
    <w:rsid w:val="00C979B4"/>
    <w:rsid w:val="00CB3919"/>
    <w:rsid w:val="00CB66CF"/>
    <w:rsid w:val="00CC04A4"/>
    <w:rsid w:val="00CC0C04"/>
    <w:rsid w:val="00CC218B"/>
    <w:rsid w:val="00CC5DBE"/>
    <w:rsid w:val="00CD0D7F"/>
    <w:rsid w:val="00CD1A92"/>
    <w:rsid w:val="00CD62FD"/>
    <w:rsid w:val="00CE0B89"/>
    <w:rsid w:val="00CE15B4"/>
    <w:rsid w:val="00CE6EA1"/>
    <w:rsid w:val="00CE7E62"/>
    <w:rsid w:val="00CF10E4"/>
    <w:rsid w:val="00CF3454"/>
    <w:rsid w:val="00CF3DAE"/>
    <w:rsid w:val="00CF4BBB"/>
    <w:rsid w:val="00CF5B7A"/>
    <w:rsid w:val="00CF7DB5"/>
    <w:rsid w:val="00D0743C"/>
    <w:rsid w:val="00D1286E"/>
    <w:rsid w:val="00D12C64"/>
    <w:rsid w:val="00D13004"/>
    <w:rsid w:val="00D137F3"/>
    <w:rsid w:val="00D17CB2"/>
    <w:rsid w:val="00D20F8D"/>
    <w:rsid w:val="00D25CA6"/>
    <w:rsid w:val="00D27138"/>
    <w:rsid w:val="00D41E72"/>
    <w:rsid w:val="00D52445"/>
    <w:rsid w:val="00D5635C"/>
    <w:rsid w:val="00D703D4"/>
    <w:rsid w:val="00D72126"/>
    <w:rsid w:val="00D73E55"/>
    <w:rsid w:val="00D74061"/>
    <w:rsid w:val="00D744C9"/>
    <w:rsid w:val="00D7550E"/>
    <w:rsid w:val="00D775CF"/>
    <w:rsid w:val="00D854B4"/>
    <w:rsid w:val="00D86F96"/>
    <w:rsid w:val="00D92E60"/>
    <w:rsid w:val="00D9469D"/>
    <w:rsid w:val="00D94FFA"/>
    <w:rsid w:val="00D97DFB"/>
    <w:rsid w:val="00DA08B1"/>
    <w:rsid w:val="00DA5F8F"/>
    <w:rsid w:val="00DB06F6"/>
    <w:rsid w:val="00DB284B"/>
    <w:rsid w:val="00DB5721"/>
    <w:rsid w:val="00DB64E1"/>
    <w:rsid w:val="00DC11C4"/>
    <w:rsid w:val="00DC27C6"/>
    <w:rsid w:val="00DC41E9"/>
    <w:rsid w:val="00E00FEE"/>
    <w:rsid w:val="00E064AA"/>
    <w:rsid w:val="00E120B6"/>
    <w:rsid w:val="00E15FA1"/>
    <w:rsid w:val="00E2575B"/>
    <w:rsid w:val="00E264C3"/>
    <w:rsid w:val="00E30C33"/>
    <w:rsid w:val="00E30F59"/>
    <w:rsid w:val="00E35E2E"/>
    <w:rsid w:val="00E36322"/>
    <w:rsid w:val="00E37A29"/>
    <w:rsid w:val="00E40DDA"/>
    <w:rsid w:val="00E43B8D"/>
    <w:rsid w:val="00E4645E"/>
    <w:rsid w:val="00E465DD"/>
    <w:rsid w:val="00E550C4"/>
    <w:rsid w:val="00E64E2B"/>
    <w:rsid w:val="00E65807"/>
    <w:rsid w:val="00E806E3"/>
    <w:rsid w:val="00E91853"/>
    <w:rsid w:val="00E9232A"/>
    <w:rsid w:val="00E940FA"/>
    <w:rsid w:val="00EA4921"/>
    <w:rsid w:val="00EA5087"/>
    <w:rsid w:val="00EA749B"/>
    <w:rsid w:val="00EB677E"/>
    <w:rsid w:val="00EF1817"/>
    <w:rsid w:val="00EF3FBD"/>
    <w:rsid w:val="00F04CD7"/>
    <w:rsid w:val="00F05494"/>
    <w:rsid w:val="00F20CFE"/>
    <w:rsid w:val="00F26204"/>
    <w:rsid w:val="00F27569"/>
    <w:rsid w:val="00F349C7"/>
    <w:rsid w:val="00F37714"/>
    <w:rsid w:val="00F42A23"/>
    <w:rsid w:val="00F459DB"/>
    <w:rsid w:val="00F50190"/>
    <w:rsid w:val="00F5578F"/>
    <w:rsid w:val="00F62481"/>
    <w:rsid w:val="00F62657"/>
    <w:rsid w:val="00F62A9E"/>
    <w:rsid w:val="00F65B38"/>
    <w:rsid w:val="00F7061E"/>
    <w:rsid w:val="00F723A6"/>
    <w:rsid w:val="00F72B0E"/>
    <w:rsid w:val="00F81CE9"/>
    <w:rsid w:val="00F83591"/>
    <w:rsid w:val="00F86988"/>
    <w:rsid w:val="00F86DA5"/>
    <w:rsid w:val="00FA11FF"/>
    <w:rsid w:val="00FA5328"/>
    <w:rsid w:val="00FB0BA0"/>
    <w:rsid w:val="00FD1C3A"/>
    <w:rsid w:val="00FD25C6"/>
    <w:rsid w:val="00FD51A6"/>
    <w:rsid w:val="00FF3C53"/>
    <w:rsid w:val="00FF52E3"/>
    <w:rsid w:val="00FF77B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90A8F8"/>
  <w15:docId w15:val="{450F1953-7E1A-44BE-AE6C-F6696EF2D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377A"/>
    <w:pPr>
      <w:jc w:val="both"/>
    </w:pPr>
    <w:rPr>
      <w:rFonts w:ascii="Verdana" w:hAnsi="Verdana"/>
      <w:szCs w:val="24"/>
    </w:rPr>
  </w:style>
  <w:style w:type="paragraph" w:styleId="Heading1">
    <w:name w:val="heading 1"/>
    <w:basedOn w:val="Normal"/>
    <w:next w:val="Normal"/>
    <w:qFormat/>
    <w:rsid w:val="00B3377A"/>
    <w:pPr>
      <w:keepNext/>
      <w:numPr>
        <w:numId w:val="1"/>
      </w:numPr>
      <w:spacing w:before="120" w:after="120"/>
      <w:outlineLvl w:val="0"/>
    </w:pPr>
    <w:rPr>
      <w:sz w:val="28"/>
      <w:szCs w:val="20"/>
    </w:rPr>
  </w:style>
  <w:style w:type="paragraph" w:styleId="Heading2">
    <w:name w:val="heading 2"/>
    <w:basedOn w:val="Normal"/>
    <w:next w:val="Normal"/>
    <w:qFormat/>
    <w:rsid w:val="00B3377A"/>
    <w:pPr>
      <w:keepNext/>
      <w:numPr>
        <w:ilvl w:val="1"/>
        <w:numId w:val="1"/>
      </w:numPr>
      <w:outlineLvl w:val="1"/>
    </w:pPr>
    <w:rPr>
      <w:b/>
      <w:bCs/>
    </w:rPr>
  </w:style>
  <w:style w:type="paragraph" w:styleId="Heading30">
    <w:name w:val="heading 3"/>
    <w:basedOn w:val="Normal"/>
    <w:next w:val="Normal"/>
    <w:link w:val="Heading3Char"/>
    <w:qFormat/>
    <w:rsid w:val="00B3377A"/>
    <w:pPr>
      <w:keepNext/>
      <w:spacing w:line="360" w:lineRule="auto"/>
      <w:ind w:left="900" w:hanging="540"/>
      <w:outlineLvl w:val="2"/>
    </w:pPr>
    <w:rPr>
      <w:rFonts w:ascii="Arial" w:hAnsi="Arial" w:cs="Arial"/>
      <w:b/>
      <w:bCs/>
    </w:rPr>
  </w:style>
  <w:style w:type="paragraph" w:styleId="Heading4">
    <w:name w:val="heading 4"/>
    <w:basedOn w:val="Normal"/>
    <w:next w:val="Normal"/>
    <w:qFormat/>
    <w:rsid w:val="00B3377A"/>
    <w:pPr>
      <w:keepNext/>
      <w:numPr>
        <w:ilvl w:val="3"/>
        <w:numId w:val="1"/>
      </w:numPr>
      <w:outlineLvl w:val="3"/>
    </w:pPr>
    <w:rPr>
      <w:b/>
      <w:bCs/>
      <w:i/>
      <w:iCs/>
    </w:rPr>
  </w:style>
  <w:style w:type="paragraph" w:styleId="Heading5">
    <w:name w:val="heading 5"/>
    <w:basedOn w:val="Normal"/>
    <w:next w:val="Normal"/>
    <w:qFormat/>
    <w:rsid w:val="00B3377A"/>
    <w:pPr>
      <w:numPr>
        <w:ilvl w:val="4"/>
        <w:numId w:val="1"/>
      </w:numPr>
      <w:spacing w:before="240" w:after="60"/>
      <w:outlineLvl w:val="4"/>
    </w:pPr>
    <w:rPr>
      <w:b/>
      <w:bCs/>
      <w:i/>
      <w:iCs/>
      <w:sz w:val="26"/>
      <w:szCs w:val="26"/>
    </w:rPr>
  </w:style>
  <w:style w:type="paragraph" w:styleId="Heading6">
    <w:name w:val="heading 6"/>
    <w:basedOn w:val="Normal"/>
    <w:next w:val="Normal"/>
    <w:qFormat/>
    <w:rsid w:val="00B3377A"/>
    <w:pPr>
      <w:numPr>
        <w:ilvl w:val="5"/>
        <w:numId w:val="1"/>
      </w:numPr>
      <w:spacing w:before="240" w:after="60"/>
      <w:outlineLvl w:val="5"/>
    </w:pPr>
    <w:rPr>
      <w:b/>
      <w:bCs/>
      <w:sz w:val="22"/>
      <w:szCs w:val="22"/>
    </w:rPr>
  </w:style>
  <w:style w:type="paragraph" w:styleId="Heading7">
    <w:name w:val="heading 7"/>
    <w:basedOn w:val="Normal"/>
    <w:next w:val="Normal"/>
    <w:qFormat/>
    <w:rsid w:val="00B3377A"/>
    <w:pPr>
      <w:numPr>
        <w:ilvl w:val="6"/>
        <w:numId w:val="1"/>
      </w:numPr>
      <w:spacing w:before="240" w:after="60"/>
      <w:outlineLvl w:val="6"/>
    </w:pPr>
  </w:style>
  <w:style w:type="paragraph" w:styleId="Heading8">
    <w:name w:val="heading 8"/>
    <w:basedOn w:val="Normal"/>
    <w:next w:val="Normal"/>
    <w:qFormat/>
    <w:rsid w:val="00B3377A"/>
    <w:pPr>
      <w:numPr>
        <w:ilvl w:val="7"/>
        <w:numId w:val="1"/>
      </w:numPr>
      <w:spacing w:before="240" w:after="60"/>
      <w:outlineLvl w:val="7"/>
    </w:pPr>
    <w:rPr>
      <w:i/>
      <w:iCs/>
    </w:rPr>
  </w:style>
  <w:style w:type="paragraph" w:styleId="Heading9">
    <w:name w:val="heading 9"/>
    <w:basedOn w:val="Normal"/>
    <w:next w:val="Normal"/>
    <w:qFormat/>
    <w:rsid w:val="00B3377A"/>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rsid w:val="00B3377A"/>
    <w:pPr>
      <w:ind w:left="480"/>
    </w:pPr>
    <w:rPr>
      <w:rFonts w:ascii="Arial" w:hAnsi="Arial"/>
    </w:rPr>
  </w:style>
  <w:style w:type="paragraph" w:styleId="Header">
    <w:name w:val="header"/>
    <w:aliases w:val="Section Header,h,*Header,Chapter Name"/>
    <w:basedOn w:val="Normal"/>
    <w:link w:val="HeaderChar"/>
    <w:rsid w:val="00B3377A"/>
    <w:pPr>
      <w:tabs>
        <w:tab w:val="center" w:pos="4320"/>
        <w:tab w:val="right" w:pos="8640"/>
      </w:tabs>
    </w:pPr>
  </w:style>
  <w:style w:type="paragraph" w:styleId="Footer">
    <w:name w:val="footer"/>
    <w:basedOn w:val="Normal"/>
    <w:rsid w:val="00B3377A"/>
    <w:pPr>
      <w:tabs>
        <w:tab w:val="center" w:pos="4320"/>
        <w:tab w:val="right" w:pos="8640"/>
      </w:tabs>
    </w:pPr>
  </w:style>
  <w:style w:type="character" w:styleId="PageNumber">
    <w:name w:val="page number"/>
    <w:basedOn w:val="DefaultParagraphFont"/>
    <w:rsid w:val="00B3377A"/>
  </w:style>
  <w:style w:type="paragraph" w:styleId="BodyText">
    <w:name w:val="Body Text"/>
    <w:basedOn w:val="Normal"/>
    <w:rsid w:val="00B3377A"/>
    <w:pPr>
      <w:spacing w:line="360" w:lineRule="auto"/>
      <w:jc w:val="left"/>
    </w:pPr>
    <w:rPr>
      <w:rFonts w:ascii="Arial" w:hAnsi="Arial"/>
      <w:snapToGrid w:val="0"/>
      <w:sz w:val="22"/>
      <w:szCs w:val="20"/>
    </w:rPr>
  </w:style>
  <w:style w:type="paragraph" w:styleId="CommentText">
    <w:name w:val="annotation text"/>
    <w:basedOn w:val="Normal"/>
    <w:link w:val="CommentTextChar"/>
    <w:semiHidden/>
    <w:rsid w:val="00B3377A"/>
    <w:pPr>
      <w:spacing w:line="360" w:lineRule="auto"/>
      <w:jc w:val="left"/>
    </w:pPr>
    <w:rPr>
      <w:rFonts w:ascii="Arial" w:hAnsi="Arial"/>
      <w:szCs w:val="20"/>
    </w:rPr>
  </w:style>
  <w:style w:type="paragraph" w:styleId="TOC1">
    <w:name w:val="toc 1"/>
    <w:basedOn w:val="Normal"/>
    <w:next w:val="Normal"/>
    <w:autoRedefine/>
    <w:uiPriority w:val="39"/>
    <w:rsid w:val="002F6A5D"/>
    <w:pPr>
      <w:tabs>
        <w:tab w:val="left" w:pos="480"/>
        <w:tab w:val="right" w:leader="dot" w:pos="9490"/>
      </w:tabs>
    </w:pPr>
    <w:rPr>
      <w:rFonts w:ascii="Calibri" w:hAnsi="Calibri" w:cs="Calibri"/>
      <w:noProof/>
    </w:rPr>
  </w:style>
  <w:style w:type="paragraph" w:styleId="TOC2">
    <w:name w:val="toc 2"/>
    <w:basedOn w:val="Normal"/>
    <w:next w:val="Normal"/>
    <w:autoRedefine/>
    <w:uiPriority w:val="39"/>
    <w:rsid w:val="004F50F4"/>
    <w:pPr>
      <w:tabs>
        <w:tab w:val="left" w:pos="960"/>
        <w:tab w:val="right" w:leader="dot" w:pos="9498"/>
      </w:tabs>
      <w:ind w:left="200"/>
    </w:pPr>
    <w:rPr>
      <w:rFonts w:ascii="Calibri" w:hAnsi="Calibri" w:cs="Calibri"/>
      <w:noProof/>
    </w:rPr>
  </w:style>
  <w:style w:type="character" w:styleId="Hyperlink">
    <w:name w:val="Hyperlink"/>
    <w:uiPriority w:val="99"/>
    <w:rsid w:val="00B3377A"/>
    <w:rPr>
      <w:color w:val="0000FF"/>
      <w:u w:val="single"/>
    </w:rPr>
  </w:style>
  <w:style w:type="paragraph" w:styleId="BodyTextIndent">
    <w:name w:val="Body Text Indent"/>
    <w:basedOn w:val="Normal"/>
    <w:rsid w:val="00B3377A"/>
    <w:pPr>
      <w:spacing w:line="360" w:lineRule="auto"/>
      <w:ind w:left="1080"/>
    </w:pPr>
    <w:rPr>
      <w:rFonts w:ascii="Arial" w:hAnsi="Arial" w:cs="Arial"/>
    </w:rPr>
  </w:style>
  <w:style w:type="paragraph" w:styleId="TOC4">
    <w:name w:val="toc 4"/>
    <w:basedOn w:val="Normal"/>
    <w:next w:val="Normal"/>
    <w:autoRedefine/>
    <w:uiPriority w:val="39"/>
    <w:rsid w:val="00B3377A"/>
    <w:pPr>
      <w:ind w:left="720"/>
      <w:jc w:val="left"/>
    </w:pPr>
    <w:rPr>
      <w:rFonts w:ascii="Times New Roman" w:hAnsi="Times New Roman"/>
      <w:sz w:val="24"/>
    </w:rPr>
  </w:style>
  <w:style w:type="paragraph" w:styleId="TOC5">
    <w:name w:val="toc 5"/>
    <w:basedOn w:val="Normal"/>
    <w:next w:val="Normal"/>
    <w:autoRedefine/>
    <w:semiHidden/>
    <w:rsid w:val="00B3377A"/>
    <w:pPr>
      <w:ind w:left="960"/>
      <w:jc w:val="left"/>
    </w:pPr>
    <w:rPr>
      <w:rFonts w:ascii="Times New Roman" w:hAnsi="Times New Roman"/>
      <w:sz w:val="24"/>
    </w:rPr>
  </w:style>
  <w:style w:type="paragraph" w:styleId="TOC6">
    <w:name w:val="toc 6"/>
    <w:basedOn w:val="Normal"/>
    <w:next w:val="Normal"/>
    <w:autoRedefine/>
    <w:semiHidden/>
    <w:rsid w:val="00B3377A"/>
    <w:pPr>
      <w:ind w:left="1200"/>
      <w:jc w:val="left"/>
    </w:pPr>
    <w:rPr>
      <w:rFonts w:ascii="Times New Roman" w:hAnsi="Times New Roman"/>
      <w:sz w:val="24"/>
    </w:rPr>
  </w:style>
  <w:style w:type="paragraph" w:styleId="TOC7">
    <w:name w:val="toc 7"/>
    <w:basedOn w:val="Normal"/>
    <w:next w:val="Normal"/>
    <w:autoRedefine/>
    <w:semiHidden/>
    <w:rsid w:val="00B3377A"/>
    <w:pPr>
      <w:ind w:left="1440"/>
      <w:jc w:val="left"/>
    </w:pPr>
    <w:rPr>
      <w:rFonts w:ascii="Times New Roman" w:hAnsi="Times New Roman"/>
      <w:sz w:val="24"/>
    </w:rPr>
  </w:style>
  <w:style w:type="paragraph" w:styleId="TOC8">
    <w:name w:val="toc 8"/>
    <w:basedOn w:val="Normal"/>
    <w:next w:val="Normal"/>
    <w:autoRedefine/>
    <w:semiHidden/>
    <w:rsid w:val="00B3377A"/>
    <w:pPr>
      <w:ind w:left="1680"/>
      <w:jc w:val="left"/>
    </w:pPr>
    <w:rPr>
      <w:rFonts w:ascii="Times New Roman" w:hAnsi="Times New Roman"/>
      <w:sz w:val="24"/>
    </w:rPr>
  </w:style>
  <w:style w:type="paragraph" w:styleId="TOC9">
    <w:name w:val="toc 9"/>
    <w:basedOn w:val="Normal"/>
    <w:next w:val="Normal"/>
    <w:autoRedefine/>
    <w:semiHidden/>
    <w:rsid w:val="00B3377A"/>
    <w:pPr>
      <w:ind w:left="1920"/>
      <w:jc w:val="left"/>
    </w:pPr>
    <w:rPr>
      <w:rFonts w:ascii="Times New Roman" w:hAnsi="Times New Roman"/>
      <w:sz w:val="24"/>
    </w:rPr>
  </w:style>
  <w:style w:type="paragraph" w:styleId="BodyTextIndent2">
    <w:name w:val="Body Text Indent 2"/>
    <w:basedOn w:val="Normal"/>
    <w:rsid w:val="00B3377A"/>
    <w:pPr>
      <w:autoSpaceDE w:val="0"/>
      <w:autoSpaceDN w:val="0"/>
      <w:adjustRightInd w:val="0"/>
      <w:spacing w:line="360" w:lineRule="auto"/>
      <w:ind w:left="720"/>
      <w:jc w:val="left"/>
    </w:pPr>
    <w:rPr>
      <w:rFonts w:ascii="Arial" w:hAnsi="Arial" w:cs="Arial"/>
      <w:szCs w:val="22"/>
    </w:rPr>
  </w:style>
  <w:style w:type="paragraph" w:styleId="BodyText2">
    <w:name w:val="Body Text 2"/>
    <w:basedOn w:val="Normal"/>
    <w:rsid w:val="00B3377A"/>
    <w:pPr>
      <w:autoSpaceDE w:val="0"/>
      <w:autoSpaceDN w:val="0"/>
      <w:adjustRightInd w:val="0"/>
      <w:spacing w:line="360" w:lineRule="auto"/>
      <w:jc w:val="left"/>
    </w:pPr>
    <w:rPr>
      <w:rFonts w:ascii="Arial" w:hAnsi="Arial" w:cs="Arial"/>
      <w:szCs w:val="22"/>
    </w:rPr>
  </w:style>
  <w:style w:type="paragraph" w:customStyle="1" w:styleId="Normalarial">
    <w:name w:val="Normal+arial"/>
    <w:basedOn w:val="Heading1"/>
    <w:rsid w:val="00B3377A"/>
    <w:rPr>
      <w:rFonts w:ascii="Arial" w:hAnsi="Arial" w:cs="Arial"/>
      <w:b/>
      <w:sz w:val="22"/>
      <w:szCs w:val="22"/>
    </w:rPr>
  </w:style>
  <w:style w:type="paragraph" w:styleId="BalloonText">
    <w:name w:val="Balloon Text"/>
    <w:basedOn w:val="Normal"/>
    <w:semiHidden/>
    <w:rsid w:val="00CD0D7F"/>
    <w:rPr>
      <w:rFonts w:ascii="Tahoma" w:hAnsi="Tahoma" w:cs="Tahoma"/>
      <w:sz w:val="16"/>
      <w:szCs w:val="16"/>
    </w:rPr>
  </w:style>
  <w:style w:type="paragraph" w:styleId="NormalWeb">
    <w:name w:val="Normal (Web)"/>
    <w:basedOn w:val="Normal"/>
    <w:uiPriority w:val="99"/>
    <w:rsid w:val="00D92E60"/>
    <w:pPr>
      <w:spacing w:before="100" w:beforeAutospacing="1" w:after="100" w:afterAutospacing="1" w:line="312" w:lineRule="auto"/>
      <w:jc w:val="left"/>
    </w:pPr>
    <w:rPr>
      <w:color w:val="000000"/>
      <w:sz w:val="17"/>
      <w:szCs w:val="17"/>
    </w:rPr>
  </w:style>
  <w:style w:type="paragraph" w:styleId="Caption">
    <w:name w:val="caption"/>
    <w:basedOn w:val="Normal"/>
    <w:next w:val="Normal"/>
    <w:qFormat/>
    <w:rsid w:val="000F641A"/>
    <w:pPr>
      <w:spacing w:before="120" w:after="120"/>
    </w:pPr>
    <w:rPr>
      <w:b/>
      <w:bCs/>
      <w:szCs w:val="20"/>
    </w:rPr>
  </w:style>
  <w:style w:type="character" w:customStyle="1" w:styleId="Heading3Char">
    <w:name w:val="Heading 3 Char"/>
    <w:link w:val="Heading30"/>
    <w:rsid w:val="00CC0C04"/>
    <w:rPr>
      <w:rFonts w:ascii="Arial" w:hAnsi="Arial" w:cs="Arial"/>
      <w:b/>
      <w:bCs/>
      <w:szCs w:val="24"/>
      <w:lang w:val="en-US" w:eastAsia="en-US" w:bidi="ar-SA"/>
    </w:rPr>
  </w:style>
  <w:style w:type="table" w:styleId="TableGrid7">
    <w:name w:val="Table Grid 7"/>
    <w:basedOn w:val="TableNormal"/>
    <w:rsid w:val="00CB3919"/>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1">
    <w:name w:val="Table Grid 1"/>
    <w:basedOn w:val="TableNormal"/>
    <w:rsid w:val="00CB3919"/>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style37">
    <w:name w:val="style37"/>
    <w:basedOn w:val="Normal"/>
    <w:rsid w:val="00F62657"/>
    <w:pPr>
      <w:spacing w:before="100" w:beforeAutospacing="1" w:after="100" w:afterAutospacing="1" w:line="312" w:lineRule="auto"/>
      <w:jc w:val="left"/>
    </w:pPr>
    <w:rPr>
      <w:color w:val="000000"/>
      <w:sz w:val="15"/>
      <w:szCs w:val="15"/>
    </w:rPr>
  </w:style>
  <w:style w:type="character" w:styleId="Strong">
    <w:name w:val="Strong"/>
    <w:uiPriority w:val="22"/>
    <w:qFormat/>
    <w:rsid w:val="000031EF"/>
    <w:rPr>
      <w:b/>
      <w:bCs/>
    </w:rPr>
  </w:style>
  <w:style w:type="table" w:styleId="TableGrid">
    <w:name w:val="Table Grid"/>
    <w:basedOn w:val="TableNormal"/>
    <w:rsid w:val="00481F5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70056B"/>
    <w:rPr>
      <w:color w:val="800080"/>
      <w:u w:val="single"/>
    </w:rPr>
  </w:style>
  <w:style w:type="paragraph" w:customStyle="1" w:styleId="orangehead">
    <w:name w:val="orangehead"/>
    <w:basedOn w:val="Normal"/>
    <w:rsid w:val="00346DD8"/>
    <w:pPr>
      <w:pBdr>
        <w:bottom w:val="single" w:sz="6" w:space="4" w:color="999999"/>
      </w:pBdr>
      <w:jc w:val="left"/>
    </w:pPr>
    <w:rPr>
      <w:rFonts w:ascii="Times New Roman" w:hAnsi="Times New Roman"/>
      <w:b/>
      <w:bCs/>
      <w:color w:val="CC4D00"/>
      <w:sz w:val="24"/>
    </w:rPr>
  </w:style>
  <w:style w:type="paragraph" w:customStyle="1" w:styleId="orangeheadline">
    <w:name w:val="orangeheadline"/>
    <w:basedOn w:val="Normal"/>
    <w:rsid w:val="00346DD8"/>
    <w:pPr>
      <w:spacing w:before="100" w:beforeAutospacing="1" w:after="100" w:afterAutospacing="1"/>
      <w:jc w:val="left"/>
    </w:pPr>
    <w:rPr>
      <w:b/>
      <w:bCs/>
      <w:color w:val="CC4D00"/>
      <w:sz w:val="34"/>
      <w:szCs w:val="34"/>
    </w:rPr>
  </w:style>
  <w:style w:type="character" w:styleId="Emphasis">
    <w:name w:val="Emphasis"/>
    <w:qFormat/>
    <w:rsid w:val="00346DD8"/>
    <w:rPr>
      <w:i/>
      <w:iCs/>
    </w:rPr>
  </w:style>
  <w:style w:type="paragraph" w:styleId="ListParagraph">
    <w:name w:val="List Paragraph"/>
    <w:basedOn w:val="Normal"/>
    <w:uiPriority w:val="34"/>
    <w:qFormat/>
    <w:rsid w:val="0089733F"/>
    <w:pPr>
      <w:ind w:left="720"/>
      <w:contextualSpacing/>
      <w:jc w:val="left"/>
    </w:pPr>
    <w:rPr>
      <w:rFonts w:ascii="Times New Roman" w:hAnsi="Times New Roman"/>
      <w:sz w:val="24"/>
    </w:rPr>
  </w:style>
  <w:style w:type="paragraph" w:customStyle="1" w:styleId="Heading3">
    <w:name w:val="Heading3"/>
    <w:basedOn w:val="Normal"/>
    <w:link w:val="Heading3Char0"/>
    <w:rsid w:val="00224BF6"/>
    <w:pPr>
      <w:numPr>
        <w:numId w:val="15"/>
      </w:numPr>
      <w:jc w:val="left"/>
    </w:pPr>
    <w:rPr>
      <w:rFonts w:ascii="Arial" w:hAnsi="Arial" w:cs="Arial"/>
      <w:b/>
      <w:bCs/>
    </w:rPr>
  </w:style>
  <w:style w:type="character" w:customStyle="1" w:styleId="Heading3Char0">
    <w:name w:val="Heading3 Char"/>
    <w:link w:val="Heading3"/>
    <w:rsid w:val="00224BF6"/>
    <w:rPr>
      <w:rFonts w:ascii="Arial" w:hAnsi="Arial" w:cs="Arial"/>
      <w:b/>
      <w:bCs/>
      <w:szCs w:val="24"/>
    </w:rPr>
  </w:style>
  <w:style w:type="character" w:customStyle="1" w:styleId="HeaderChar">
    <w:name w:val="Header Char"/>
    <w:aliases w:val="Section Header Char,h Char,*Header Char,Chapter Name Char"/>
    <w:link w:val="Header"/>
    <w:rsid w:val="002E1F82"/>
    <w:rPr>
      <w:rFonts w:ascii="Verdana" w:hAnsi="Verdana"/>
      <w:szCs w:val="24"/>
      <w:lang w:val="en-US" w:eastAsia="en-US"/>
    </w:rPr>
  </w:style>
  <w:style w:type="paragraph" w:customStyle="1" w:styleId="TitlePageHeaderOOV">
    <w:name w:val="TitlePage_Header_OOV"/>
    <w:basedOn w:val="Normal"/>
    <w:rsid w:val="002E1F82"/>
    <w:pPr>
      <w:ind w:left="4060"/>
      <w:jc w:val="left"/>
    </w:pPr>
    <w:rPr>
      <w:rFonts w:ascii="Arial" w:hAnsi="Arial"/>
      <w:sz w:val="44"/>
      <w:szCs w:val="20"/>
    </w:rPr>
  </w:style>
  <w:style w:type="paragraph" w:customStyle="1" w:styleId="TableSmHeading">
    <w:name w:val="Table_Sm_Heading"/>
    <w:basedOn w:val="Normal"/>
    <w:rsid w:val="00F62A9E"/>
    <w:pPr>
      <w:keepNext/>
      <w:keepLines/>
      <w:spacing w:before="60" w:after="40"/>
      <w:jc w:val="left"/>
    </w:pPr>
    <w:rPr>
      <w:rFonts w:ascii="Arial" w:hAnsi="Arial"/>
      <w:b/>
      <w:sz w:val="16"/>
      <w:szCs w:val="20"/>
    </w:rPr>
  </w:style>
  <w:style w:type="paragraph" w:customStyle="1" w:styleId="TableMedium">
    <w:name w:val="Table_Medium"/>
    <w:basedOn w:val="Normal"/>
    <w:rsid w:val="00F62A9E"/>
    <w:pPr>
      <w:spacing w:before="40" w:after="40"/>
      <w:jc w:val="left"/>
    </w:pPr>
    <w:rPr>
      <w:rFonts w:ascii="Arial" w:hAnsi="Arial"/>
      <w:sz w:val="18"/>
      <w:szCs w:val="20"/>
    </w:rPr>
  </w:style>
  <w:style w:type="paragraph" w:customStyle="1" w:styleId="Table">
    <w:name w:val="Table"/>
    <w:basedOn w:val="Normal"/>
    <w:rsid w:val="007C0431"/>
    <w:pPr>
      <w:spacing w:before="40" w:after="40"/>
      <w:jc w:val="left"/>
    </w:pPr>
    <w:rPr>
      <w:rFonts w:ascii="Arial" w:hAnsi="Arial"/>
      <w:szCs w:val="20"/>
    </w:rPr>
  </w:style>
  <w:style w:type="character" w:styleId="CommentReference">
    <w:name w:val="annotation reference"/>
    <w:basedOn w:val="DefaultParagraphFont"/>
    <w:rsid w:val="00F42A23"/>
    <w:rPr>
      <w:sz w:val="16"/>
      <w:szCs w:val="16"/>
    </w:rPr>
  </w:style>
  <w:style w:type="paragraph" w:styleId="CommentSubject">
    <w:name w:val="annotation subject"/>
    <w:basedOn w:val="CommentText"/>
    <w:next w:val="CommentText"/>
    <w:link w:val="CommentSubjectChar"/>
    <w:rsid w:val="00F42A23"/>
    <w:pPr>
      <w:spacing w:line="240" w:lineRule="auto"/>
      <w:jc w:val="both"/>
    </w:pPr>
    <w:rPr>
      <w:rFonts w:ascii="Verdana" w:hAnsi="Verdana"/>
      <w:b/>
      <w:bCs/>
    </w:rPr>
  </w:style>
  <w:style w:type="character" w:customStyle="1" w:styleId="CommentTextChar">
    <w:name w:val="Comment Text Char"/>
    <w:basedOn w:val="DefaultParagraphFont"/>
    <w:link w:val="CommentText"/>
    <w:semiHidden/>
    <w:rsid w:val="00F42A23"/>
    <w:rPr>
      <w:rFonts w:ascii="Arial" w:hAnsi="Arial"/>
    </w:rPr>
  </w:style>
  <w:style w:type="character" w:customStyle="1" w:styleId="CommentSubjectChar">
    <w:name w:val="Comment Subject Char"/>
    <w:basedOn w:val="CommentTextChar"/>
    <w:link w:val="CommentSubject"/>
    <w:rsid w:val="00F42A23"/>
    <w:rPr>
      <w:rFonts w:ascii="Arial" w:hAnsi="Arial"/>
    </w:rPr>
  </w:style>
  <w:style w:type="paragraph" w:customStyle="1" w:styleId="Default">
    <w:name w:val="Default"/>
    <w:rsid w:val="004E34AF"/>
    <w:pPr>
      <w:autoSpaceDE w:val="0"/>
      <w:autoSpaceDN w:val="0"/>
      <w:adjustRightInd w:val="0"/>
    </w:pPr>
    <w:rPr>
      <w:rFonts w:ascii="Century Gothic" w:hAnsi="Century Gothic" w:cs="Century Gothic"/>
      <w:color w:val="000000"/>
      <w:sz w:val="24"/>
      <w:szCs w:val="24"/>
      <w:lang w:val="en-IN"/>
    </w:rPr>
  </w:style>
  <w:style w:type="paragraph" w:customStyle="1" w:styleId="Pa8">
    <w:name w:val="Pa8"/>
    <w:basedOn w:val="Default"/>
    <w:next w:val="Default"/>
    <w:uiPriority w:val="99"/>
    <w:rsid w:val="0066393E"/>
    <w:pPr>
      <w:spacing w:line="201" w:lineRule="atLeast"/>
    </w:pPr>
    <w:rPr>
      <w:rFonts w:ascii="Garamond" w:hAnsi="Garamond"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344887">
      <w:bodyDiv w:val="1"/>
      <w:marLeft w:val="0"/>
      <w:marRight w:val="0"/>
      <w:marTop w:val="0"/>
      <w:marBottom w:val="0"/>
      <w:divBdr>
        <w:top w:val="none" w:sz="0" w:space="0" w:color="auto"/>
        <w:left w:val="none" w:sz="0" w:space="0" w:color="auto"/>
        <w:bottom w:val="none" w:sz="0" w:space="0" w:color="auto"/>
        <w:right w:val="none" w:sz="0" w:space="0" w:color="auto"/>
      </w:divBdr>
      <w:divsChild>
        <w:div w:id="1889562112">
          <w:marLeft w:val="979"/>
          <w:marRight w:val="0"/>
          <w:marTop w:val="65"/>
          <w:marBottom w:val="0"/>
          <w:divBdr>
            <w:top w:val="none" w:sz="0" w:space="0" w:color="auto"/>
            <w:left w:val="none" w:sz="0" w:space="0" w:color="auto"/>
            <w:bottom w:val="none" w:sz="0" w:space="0" w:color="auto"/>
            <w:right w:val="none" w:sz="0" w:space="0" w:color="auto"/>
          </w:divBdr>
        </w:div>
      </w:divsChild>
    </w:div>
    <w:div w:id="429204847">
      <w:bodyDiv w:val="1"/>
      <w:marLeft w:val="0"/>
      <w:marRight w:val="0"/>
      <w:marTop w:val="0"/>
      <w:marBottom w:val="0"/>
      <w:divBdr>
        <w:top w:val="none" w:sz="0" w:space="0" w:color="auto"/>
        <w:left w:val="none" w:sz="0" w:space="0" w:color="auto"/>
        <w:bottom w:val="none" w:sz="0" w:space="0" w:color="auto"/>
        <w:right w:val="none" w:sz="0" w:space="0" w:color="auto"/>
      </w:divBdr>
    </w:div>
    <w:div w:id="533420482">
      <w:bodyDiv w:val="1"/>
      <w:marLeft w:val="0"/>
      <w:marRight w:val="0"/>
      <w:marTop w:val="0"/>
      <w:marBottom w:val="0"/>
      <w:divBdr>
        <w:top w:val="none" w:sz="0" w:space="0" w:color="auto"/>
        <w:left w:val="none" w:sz="0" w:space="0" w:color="auto"/>
        <w:bottom w:val="none" w:sz="0" w:space="0" w:color="auto"/>
        <w:right w:val="none" w:sz="0" w:space="0" w:color="auto"/>
      </w:divBdr>
    </w:div>
    <w:div w:id="545065377">
      <w:bodyDiv w:val="1"/>
      <w:marLeft w:val="0"/>
      <w:marRight w:val="0"/>
      <w:marTop w:val="0"/>
      <w:marBottom w:val="0"/>
      <w:divBdr>
        <w:top w:val="none" w:sz="0" w:space="0" w:color="auto"/>
        <w:left w:val="none" w:sz="0" w:space="0" w:color="auto"/>
        <w:bottom w:val="none" w:sz="0" w:space="0" w:color="auto"/>
        <w:right w:val="none" w:sz="0" w:space="0" w:color="auto"/>
      </w:divBdr>
    </w:div>
    <w:div w:id="676612715">
      <w:bodyDiv w:val="1"/>
      <w:marLeft w:val="0"/>
      <w:marRight w:val="0"/>
      <w:marTop w:val="0"/>
      <w:marBottom w:val="0"/>
      <w:divBdr>
        <w:top w:val="none" w:sz="0" w:space="0" w:color="auto"/>
        <w:left w:val="none" w:sz="0" w:space="0" w:color="auto"/>
        <w:bottom w:val="none" w:sz="0" w:space="0" w:color="auto"/>
        <w:right w:val="none" w:sz="0" w:space="0" w:color="auto"/>
      </w:divBdr>
      <w:divsChild>
        <w:div w:id="73744127">
          <w:marLeft w:val="576"/>
          <w:marRight w:val="0"/>
          <w:marTop w:val="80"/>
          <w:marBottom w:val="0"/>
          <w:divBdr>
            <w:top w:val="none" w:sz="0" w:space="0" w:color="auto"/>
            <w:left w:val="none" w:sz="0" w:space="0" w:color="auto"/>
            <w:bottom w:val="none" w:sz="0" w:space="0" w:color="auto"/>
            <w:right w:val="none" w:sz="0" w:space="0" w:color="auto"/>
          </w:divBdr>
        </w:div>
        <w:div w:id="1106316997">
          <w:marLeft w:val="979"/>
          <w:marRight w:val="0"/>
          <w:marTop w:val="65"/>
          <w:marBottom w:val="0"/>
          <w:divBdr>
            <w:top w:val="none" w:sz="0" w:space="0" w:color="auto"/>
            <w:left w:val="none" w:sz="0" w:space="0" w:color="auto"/>
            <w:bottom w:val="none" w:sz="0" w:space="0" w:color="auto"/>
            <w:right w:val="none" w:sz="0" w:space="0" w:color="auto"/>
          </w:divBdr>
        </w:div>
        <w:div w:id="1549219356">
          <w:marLeft w:val="979"/>
          <w:marRight w:val="0"/>
          <w:marTop w:val="65"/>
          <w:marBottom w:val="0"/>
          <w:divBdr>
            <w:top w:val="none" w:sz="0" w:space="0" w:color="auto"/>
            <w:left w:val="none" w:sz="0" w:space="0" w:color="auto"/>
            <w:bottom w:val="none" w:sz="0" w:space="0" w:color="auto"/>
            <w:right w:val="none" w:sz="0" w:space="0" w:color="auto"/>
          </w:divBdr>
        </w:div>
        <w:div w:id="1726680098">
          <w:marLeft w:val="576"/>
          <w:marRight w:val="0"/>
          <w:marTop w:val="80"/>
          <w:marBottom w:val="0"/>
          <w:divBdr>
            <w:top w:val="none" w:sz="0" w:space="0" w:color="auto"/>
            <w:left w:val="none" w:sz="0" w:space="0" w:color="auto"/>
            <w:bottom w:val="none" w:sz="0" w:space="0" w:color="auto"/>
            <w:right w:val="none" w:sz="0" w:space="0" w:color="auto"/>
          </w:divBdr>
        </w:div>
        <w:div w:id="1970931757">
          <w:marLeft w:val="979"/>
          <w:marRight w:val="0"/>
          <w:marTop w:val="65"/>
          <w:marBottom w:val="0"/>
          <w:divBdr>
            <w:top w:val="none" w:sz="0" w:space="0" w:color="auto"/>
            <w:left w:val="none" w:sz="0" w:space="0" w:color="auto"/>
            <w:bottom w:val="none" w:sz="0" w:space="0" w:color="auto"/>
            <w:right w:val="none" w:sz="0" w:space="0" w:color="auto"/>
          </w:divBdr>
        </w:div>
      </w:divsChild>
    </w:div>
    <w:div w:id="735399269">
      <w:bodyDiv w:val="1"/>
      <w:marLeft w:val="0"/>
      <w:marRight w:val="0"/>
      <w:marTop w:val="0"/>
      <w:marBottom w:val="0"/>
      <w:divBdr>
        <w:top w:val="none" w:sz="0" w:space="0" w:color="auto"/>
        <w:left w:val="none" w:sz="0" w:space="0" w:color="auto"/>
        <w:bottom w:val="none" w:sz="0" w:space="0" w:color="auto"/>
        <w:right w:val="none" w:sz="0" w:space="0" w:color="auto"/>
      </w:divBdr>
      <w:divsChild>
        <w:div w:id="485242114">
          <w:marLeft w:val="547"/>
          <w:marRight w:val="0"/>
          <w:marTop w:val="154"/>
          <w:marBottom w:val="0"/>
          <w:divBdr>
            <w:top w:val="none" w:sz="0" w:space="0" w:color="auto"/>
            <w:left w:val="none" w:sz="0" w:space="0" w:color="auto"/>
            <w:bottom w:val="none" w:sz="0" w:space="0" w:color="auto"/>
            <w:right w:val="none" w:sz="0" w:space="0" w:color="auto"/>
          </w:divBdr>
        </w:div>
      </w:divsChild>
    </w:div>
    <w:div w:id="753287055">
      <w:bodyDiv w:val="1"/>
      <w:marLeft w:val="0"/>
      <w:marRight w:val="0"/>
      <w:marTop w:val="0"/>
      <w:marBottom w:val="0"/>
      <w:divBdr>
        <w:top w:val="none" w:sz="0" w:space="0" w:color="auto"/>
        <w:left w:val="none" w:sz="0" w:space="0" w:color="auto"/>
        <w:bottom w:val="none" w:sz="0" w:space="0" w:color="auto"/>
        <w:right w:val="none" w:sz="0" w:space="0" w:color="auto"/>
      </w:divBdr>
      <w:divsChild>
        <w:div w:id="1890530552">
          <w:marLeft w:val="0"/>
          <w:marRight w:val="0"/>
          <w:marTop w:val="0"/>
          <w:marBottom w:val="0"/>
          <w:divBdr>
            <w:top w:val="none" w:sz="0" w:space="0" w:color="auto"/>
            <w:left w:val="none" w:sz="0" w:space="0" w:color="auto"/>
            <w:bottom w:val="none" w:sz="0" w:space="0" w:color="auto"/>
            <w:right w:val="none" w:sz="0" w:space="0" w:color="auto"/>
          </w:divBdr>
          <w:divsChild>
            <w:div w:id="1013722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77467854">
      <w:bodyDiv w:val="1"/>
      <w:marLeft w:val="0"/>
      <w:marRight w:val="0"/>
      <w:marTop w:val="0"/>
      <w:marBottom w:val="0"/>
      <w:divBdr>
        <w:top w:val="none" w:sz="0" w:space="0" w:color="auto"/>
        <w:left w:val="none" w:sz="0" w:space="0" w:color="auto"/>
        <w:bottom w:val="none" w:sz="0" w:space="0" w:color="auto"/>
        <w:right w:val="none" w:sz="0" w:space="0" w:color="auto"/>
      </w:divBdr>
      <w:divsChild>
        <w:div w:id="1113287420">
          <w:marLeft w:val="576"/>
          <w:marRight w:val="0"/>
          <w:marTop w:val="80"/>
          <w:marBottom w:val="0"/>
          <w:divBdr>
            <w:top w:val="none" w:sz="0" w:space="0" w:color="auto"/>
            <w:left w:val="none" w:sz="0" w:space="0" w:color="auto"/>
            <w:bottom w:val="none" w:sz="0" w:space="0" w:color="auto"/>
            <w:right w:val="none" w:sz="0" w:space="0" w:color="auto"/>
          </w:divBdr>
        </w:div>
        <w:div w:id="1728650073">
          <w:marLeft w:val="576"/>
          <w:marRight w:val="0"/>
          <w:marTop w:val="80"/>
          <w:marBottom w:val="0"/>
          <w:divBdr>
            <w:top w:val="none" w:sz="0" w:space="0" w:color="auto"/>
            <w:left w:val="none" w:sz="0" w:space="0" w:color="auto"/>
            <w:bottom w:val="none" w:sz="0" w:space="0" w:color="auto"/>
            <w:right w:val="none" w:sz="0" w:space="0" w:color="auto"/>
          </w:divBdr>
        </w:div>
        <w:div w:id="2051882428">
          <w:marLeft w:val="576"/>
          <w:marRight w:val="0"/>
          <w:marTop w:val="80"/>
          <w:marBottom w:val="0"/>
          <w:divBdr>
            <w:top w:val="none" w:sz="0" w:space="0" w:color="auto"/>
            <w:left w:val="none" w:sz="0" w:space="0" w:color="auto"/>
            <w:bottom w:val="none" w:sz="0" w:space="0" w:color="auto"/>
            <w:right w:val="none" w:sz="0" w:space="0" w:color="auto"/>
          </w:divBdr>
        </w:div>
      </w:divsChild>
    </w:div>
    <w:div w:id="888683130">
      <w:bodyDiv w:val="1"/>
      <w:marLeft w:val="0"/>
      <w:marRight w:val="0"/>
      <w:marTop w:val="0"/>
      <w:marBottom w:val="0"/>
      <w:divBdr>
        <w:top w:val="none" w:sz="0" w:space="0" w:color="auto"/>
        <w:left w:val="none" w:sz="0" w:space="0" w:color="auto"/>
        <w:bottom w:val="none" w:sz="0" w:space="0" w:color="auto"/>
        <w:right w:val="none" w:sz="0" w:space="0" w:color="auto"/>
      </w:divBdr>
      <w:divsChild>
        <w:div w:id="32124439">
          <w:marLeft w:val="1354"/>
          <w:marRight w:val="0"/>
          <w:marTop w:val="70"/>
          <w:marBottom w:val="0"/>
          <w:divBdr>
            <w:top w:val="none" w:sz="0" w:space="0" w:color="auto"/>
            <w:left w:val="none" w:sz="0" w:space="0" w:color="auto"/>
            <w:bottom w:val="none" w:sz="0" w:space="0" w:color="auto"/>
            <w:right w:val="none" w:sz="0" w:space="0" w:color="auto"/>
          </w:divBdr>
        </w:div>
        <w:div w:id="284431807">
          <w:marLeft w:val="979"/>
          <w:marRight w:val="0"/>
          <w:marTop w:val="65"/>
          <w:marBottom w:val="0"/>
          <w:divBdr>
            <w:top w:val="none" w:sz="0" w:space="0" w:color="auto"/>
            <w:left w:val="none" w:sz="0" w:space="0" w:color="auto"/>
            <w:bottom w:val="none" w:sz="0" w:space="0" w:color="auto"/>
            <w:right w:val="none" w:sz="0" w:space="0" w:color="auto"/>
          </w:divBdr>
        </w:div>
        <w:div w:id="784082516">
          <w:marLeft w:val="1354"/>
          <w:marRight w:val="0"/>
          <w:marTop w:val="70"/>
          <w:marBottom w:val="0"/>
          <w:divBdr>
            <w:top w:val="none" w:sz="0" w:space="0" w:color="auto"/>
            <w:left w:val="none" w:sz="0" w:space="0" w:color="auto"/>
            <w:bottom w:val="none" w:sz="0" w:space="0" w:color="auto"/>
            <w:right w:val="none" w:sz="0" w:space="0" w:color="auto"/>
          </w:divBdr>
        </w:div>
        <w:div w:id="998508261">
          <w:marLeft w:val="576"/>
          <w:marRight w:val="0"/>
          <w:marTop w:val="80"/>
          <w:marBottom w:val="0"/>
          <w:divBdr>
            <w:top w:val="none" w:sz="0" w:space="0" w:color="auto"/>
            <w:left w:val="none" w:sz="0" w:space="0" w:color="auto"/>
            <w:bottom w:val="none" w:sz="0" w:space="0" w:color="auto"/>
            <w:right w:val="none" w:sz="0" w:space="0" w:color="auto"/>
          </w:divBdr>
        </w:div>
        <w:div w:id="1281454401">
          <w:marLeft w:val="979"/>
          <w:marRight w:val="0"/>
          <w:marTop w:val="65"/>
          <w:marBottom w:val="0"/>
          <w:divBdr>
            <w:top w:val="none" w:sz="0" w:space="0" w:color="auto"/>
            <w:left w:val="none" w:sz="0" w:space="0" w:color="auto"/>
            <w:bottom w:val="none" w:sz="0" w:space="0" w:color="auto"/>
            <w:right w:val="none" w:sz="0" w:space="0" w:color="auto"/>
          </w:divBdr>
        </w:div>
        <w:div w:id="1916739327">
          <w:marLeft w:val="576"/>
          <w:marRight w:val="0"/>
          <w:marTop w:val="80"/>
          <w:marBottom w:val="0"/>
          <w:divBdr>
            <w:top w:val="none" w:sz="0" w:space="0" w:color="auto"/>
            <w:left w:val="none" w:sz="0" w:space="0" w:color="auto"/>
            <w:bottom w:val="none" w:sz="0" w:space="0" w:color="auto"/>
            <w:right w:val="none" w:sz="0" w:space="0" w:color="auto"/>
          </w:divBdr>
        </w:div>
        <w:div w:id="2105759751">
          <w:marLeft w:val="979"/>
          <w:marRight w:val="0"/>
          <w:marTop w:val="65"/>
          <w:marBottom w:val="0"/>
          <w:divBdr>
            <w:top w:val="none" w:sz="0" w:space="0" w:color="auto"/>
            <w:left w:val="none" w:sz="0" w:space="0" w:color="auto"/>
            <w:bottom w:val="none" w:sz="0" w:space="0" w:color="auto"/>
            <w:right w:val="none" w:sz="0" w:space="0" w:color="auto"/>
          </w:divBdr>
        </w:div>
      </w:divsChild>
    </w:div>
    <w:div w:id="1051614979">
      <w:bodyDiv w:val="1"/>
      <w:marLeft w:val="0"/>
      <w:marRight w:val="0"/>
      <w:marTop w:val="0"/>
      <w:marBottom w:val="0"/>
      <w:divBdr>
        <w:top w:val="none" w:sz="0" w:space="0" w:color="auto"/>
        <w:left w:val="none" w:sz="0" w:space="0" w:color="auto"/>
        <w:bottom w:val="none" w:sz="0" w:space="0" w:color="auto"/>
        <w:right w:val="none" w:sz="0" w:space="0" w:color="auto"/>
      </w:divBdr>
    </w:div>
    <w:div w:id="1123230401">
      <w:bodyDiv w:val="1"/>
      <w:marLeft w:val="0"/>
      <w:marRight w:val="0"/>
      <w:marTop w:val="0"/>
      <w:marBottom w:val="0"/>
      <w:divBdr>
        <w:top w:val="none" w:sz="0" w:space="0" w:color="auto"/>
        <w:left w:val="none" w:sz="0" w:space="0" w:color="auto"/>
        <w:bottom w:val="none" w:sz="0" w:space="0" w:color="auto"/>
        <w:right w:val="none" w:sz="0" w:space="0" w:color="auto"/>
      </w:divBdr>
    </w:div>
    <w:div w:id="1133869408">
      <w:bodyDiv w:val="1"/>
      <w:marLeft w:val="0"/>
      <w:marRight w:val="0"/>
      <w:marTop w:val="0"/>
      <w:marBottom w:val="0"/>
      <w:divBdr>
        <w:top w:val="none" w:sz="0" w:space="0" w:color="auto"/>
        <w:left w:val="none" w:sz="0" w:space="0" w:color="auto"/>
        <w:bottom w:val="none" w:sz="0" w:space="0" w:color="auto"/>
        <w:right w:val="none" w:sz="0" w:space="0" w:color="auto"/>
      </w:divBdr>
    </w:div>
    <w:div w:id="1263881764">
      <w:bodyDiv w:val="1"/>
      <w:marLeft w:val="0"/>
      <w:marRight w:val="0"/>
      <w:marTop w:val="0"/>
      <w:marBottom w:val="0"/>
      <w:divBdr>
        <w:top w:val="none" w:sz="0" w:space="0" w:color="auto"/>
        <w:left w:val="none" w:sz="0" w:space="0" w:color="auto"/>
        <w:bottom w:val="none" w:sz="0" w:space="0" w:color="auto"/>
        <w:right w:val="none" w:sz="0" w:space="0" w:color="auto"/>
      </w:divBdr>
    </w:div>
    <w:div w:id="1352688483">
      <w:bodyDiv w:val="1"/>
      <w:marLeft w:val="0"/>
      <w:marRight w:val="0"/>
      <w:marTop w:val="0"/>
      <w:marBottom w:val="0"/>
      <w:divBdr>
        <w:top w:val="none" w:sz="0" w:space="0" w:color="auto"/>
        <w:left w:val="none" w:sz="0" w:space="0" w:color="auto"/>
        <w:bottom w:val="none" w:sz="0" w:space="0" w:color="auto"/>
        <w:right w:val="none" w:sz="0" w:space="0" w:color="auto"/>
      </w:divBdr>
    </w:div>
    <w:div w:id="1510214769">
      <w:bodyDiv w:val="1"/>
      <w:marLeft w:val="0"/>
      <w:marRight w:val="0"/>
      <w:marTop w:val="0"/>
      <w:marBottom w:val="0"/>
      <w:divBdr>
        <w:top w:val="none" w:sz="0" w:space="0" w:color="auto"/>
        <w:left w:val="none" w:sz="0" w:space="0" w:color="auto"/>
        <w:bottom w:val="none" w:sz="0" w:space="0" w:color="auto"/>
        <w:right w:val="none" w:sz="0" w:space="0" w:color="auto"/>
      </w:divBdr>
    </w:div>
    <w:div w:id="1520387214">
      <w:bodyDiv w:val="1"/>
      <w:marLeft w:val="0"/>
      <w:marRight w:val="0"/>
      <w:marTop w:val="0"/>
      <w:marBottom w:val="0"/>
      <w:divBdr>
        <w:top w:val="none" w:sz="0" w:space="0" w:color="auto"/>
        <w:left w:val="none" w:sz="0" w:space="0" w:color="auto"/>
        <w:bottom w:val="none" w:sz="0" w:space="0" w:color="auto"/>
        <w:right w:val="none" w:sz="0" w:space="0" w:color="auto"/>
      </w:divBdr>
      <w:divsChild>
        <w:div w:id="739639588">
          <w:marLeft w:val="0"/>
          <w:marRight w:val="0"/>
          <w:marTop w:val="0"/>
          <w:marBottom w:val="0"/>
          <w:divBdr>
            <w:top w:val="none" w:sz="0" w:space="0" w:color="auto"/>
            <w:left w:val="none" w:sz="0" w:space="0" w:color="auto"/>
            <w:bottom w:val="none" w:sz="0" w:space="0" w:color="auto"/>
            <w:right w:val="none" w:sz="0" w:space="0" w:color="auto"/>
          </w:divBdr>
          <w:divsChild>
            <w:div w:id="1426878466">
              <w:marLeft w:val="0"/>
              <w:marRight w:val="0"/>
              <w:marTop w:val="0"/>
              <w:marBottom w:val="0"/>
              <w:divBdr>
                <w:top w:val="none" w:sz="0" w:space="0" w:color="auto"/>
                <w:left w:val="none" w:sz="0" w:space="0" w:color="auto"/>
                <w:bottom w:val="none" w:sz="0" w:space="0" w:color="auto"/>
                <w:right w:val="none" w:sz="0" w:space="0" w:color="auto"/>
              </w:divBdr>
              <w:divsChild>
                <w:div w:id="405569227">
                  <w:marLeft w:val="2928"/>
                  <w:marRight w:val="0"/>
                  <w:marTop w:val="720"/>
                  <w:marBottom w:val="0"/>
                  <w:divBdr>
                    <w:top w:val="none" w:sz="0" w:space="0" w:color="auto"/>
                    <w:left w:val="none" w:sz="0" w:space="0" w:color="auto"/>
                    <w:bottom w:val="none" w:sz="0" w:space="0" w:color="auto"/>
                    <w:right w:val="none" w:sz="0" w:space="0" w:color="auto"/>
                  </w:divBdr>
                  <w:divsChild>
                    <w:div w:id="122620342">
                      <w:marLeft w:val="2928"/>
                      <w:marRight w:val="0"/>
                      <w:marTop w:val="720"/>
                      <w:marBottom w:val="0"/>
                      <w:divBdr>
                        <w:top w:val="none" w:sz="0" w:space="0" w:color="auto"/>
                        <w:left w:val="none" w:sz="0" w:space="0" w:color="auto"/>
                        <w:bottom w:val="none" w:sz="0" w:space="0" w:color="auto"/>
                        <w:right w:val="none" w:sz="0" w:space="0" w:color="auto"/>
                      </w:divBdr>
                    </w:div>
                  </w:divsChild>
                </w:div>
              </w:divsChild>
            </w:div>
          </w:divsChild>
        </w:div>
      </w:divsChild>
    </w:div>
    <w:div w:id="1653026376">
      <w:bodyDiv w:val="1"/>
      <w:marLeft w:val="0"/>
      <w:marRight w:val="0"/>
      <w:marTop w:val="0"/>
      <w:marBottom w:val="0"/>
      <w:divBdr>
        <w:top w:val="none" w:sz="0" w:space="0" w:color="auto"/>
        <w:left w:val="none" w:sz="0" w:space="0" w:color="auto"/>
        <w:bottom w:val="none" w:sz="0" w:space="0" w:color="auto"/>
        <w:right w:val="none" w:sz="0" w:space="0" w:color="auto"/>
      </w:divBdr>
    </w:div>
    <w:div w:id="1872498174">
      <w:bodyDiv w:val="1"/>
      <w:marLeft w:val="0"/>
      <w:marRight w:val="0"/>
      <w:marTop w:val="0"/>
      <w:marBottom w:val="0"/>
      <w:divBdr>
        <w:top w:val="none" w:sz="0" w:space="0" w:color="auto"/>
        <w:left w:val="none" w:sz="0" w:space="0" w:color="auto"/>
        <w:bottom w:val="none" w:sz="0" w:space="0" w:color="auto"/>
        <w:right w:val="none" w:sz="0" w:space="0" w:color="auto"/>
      </w:divBdr>
      <w:divsChild>
        <w:div w:id="2037540494">
          <w:marLeft w:val="576"/>
          <w:marRight w:val="0"/>
          <w:marTop w:val="80"/>
          <w:marBottom w:val="0"/>
          <w:divBdr>
            <w:top w:val="none" w:sz="0" w:space="0" w:color="auto"/>
            <w:left w:val="none" w:sz="0" w:space="0" w:color="auto"/>
            <w:bottom w:val="none" w:sz="0" w:space="0" w:color="auto"/>
            <w:right w:val="none" w:sz="0" w:space="0" w:color="auto"/>
          </w:divBdr>
        </w:div>
      </w:divsChild>
    </w:div>
    <w:div w:id="1872915297">
      <w:marLeft w:val="0"/>
      <w:marRight w:val="0"/>
      <w:marTop w:val="0"/>
      <w:marBottom w:val="0"/>
      <w:divBdr>
        <w:top w:val="none" w:sz="0" w:space="0" w:color="auto"/>
        <w:left w:val="none" w:sz="0" w:space="0" w:color="auto"/>
        <w:bottom w:val="none" w:sz="0" w:space="0" w:color="auto"/>
        <w:right w:val="none" w:sz="0" w:space="0" w:color="auto"/>
      </w:divBdr>
      <w:divsChild>
        <w:div w:id="1613049572">
          <w:marLeft w:val="0"/>
          <w:marRight w:val="0"/>
          <w:marTop w:val="0"/>
          <w:marBottom w:val="0"/>
          <w:divBdr>
            <w:top w:val="none" w:sz="0" w:space="0" w:color="auto"/>
            <w:left w:val="none" w:sz="0" w:space="0" w:color="auto"/>
            <w:bottom w:val="none" w:sz="0" w:space="0" w:color="auto"/>
            <w:right w:val="none" w:sz="0" w:space="0" w:color="auto"/>
          </w:divBdr>
          <w:divsChild>
            <w:div w:id="81468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55602">
      <w:bodyDiv w:val="1"/>
      <w:marLeft w:val="0"/>
      <w:marRight w:val="0"/>
      <w:marTop w:val="0"/>
      <w:marBottom w:val="0"/>
      <w:divBdr>
        <w:top w:val="none" w:sz="0" w:space="0" w:color="auto"/>
        <w:left w:val="none" w:sz="0" w:space="0" w:color="auto"/>
        <w:bottom w:val="none" w:sz="0" w:space="0" w:color="auto"/>
        <w:right w:val="none" w:sz="0" w:space="0" w:color="auto"/>
      </w:divBdr>
    </w:div>
    <w:div w:id="2116778865">
      <w:bodyDiv w:val="1"/>
      <w:marLeft w:val="0"/>
      <w:marRight w:val="0"/>
      <w:marTop w:val="0"/>
      <w:marBottom w:val="0"/>
      <w:divBdr>
        <w:top w:val="none" w:sz="0" w:space="0" w:color="auto"/>
        <w:left w:val="none" w:sz="0" w:space="0" w:color="auto"/>
        <w:bottom w:val="none" w:sz="0" w:space="0" w:color="auto"/>
        <w:right w:val="none" w:sz="0" w:space="0" w:color="auto"/>
      </w:divBdr>
    </w:div>
    <w:div w:id="2127306983">
      <w:bodyDiv w:val="1"/>
      <w:marLeft w:val="0"/>
      <w:marRight w:val="0"/>
      <w:marTop w:val="0"/>
      <w:marBottom w:val="0"/>
      <w:divBdr>
        <w:top w:val="none" w:sz="0" w:space="0" w:color="auto"/>
        <w:left w:val="none" w:sz="0" w:space="0" w:color="auto"/>
        <w:bottom w:val="none" w:sz="0" w:space="0" w:color="auto"/>
        <w:right w:val="none" w:sz="0" w:space="0" w:color="auto"/>
      </w:divBdr>
      <w:divsChild>
        <w:div w:id="1452821052">
          <w:marLeft w:val="0"/>
          <w:marRight w:val="0"/>
          <w:marTop w:val="0"/>
          <w:marBottom w:val="0"/>
          <w:divBdr>
            <w:top w:val="none" w:sz="0" w:space="0" w:color="auto"/>
            <w:left w:val="none" w:sz="0" w:space="0" w:color="auto"/>
            <w:bottom w:val="none" w:sz="0" w:space="0" w:color="auto"/>
            <w:right w:val="none" w:sz="0" w:space="0" w:color="auto"/>
          </w:divBdr>
          <w:divsChild>
            <w:div w:id="1879118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www.asq.org/learn-about-quality/data-collection-analysis-tools/overview/overview.html" TargetMode="External"/><Relationship Id="rId21" Type="http://schemas.openxmlformats.org/officeDocument/2006/relationships/image" Target="media/image14.png"/><Relationship Id="rId34" Type="http://schemas.openxmlformats.org/officeDocument/2006/relationships/hyperlink" Target="http://en.wikipedia.org/wiki/Np-chart"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www.spcpres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en.wikipedia.org/wiki/Xbar_and_s_chart" TargetMode="External"/><Relationship Id="rId37" Type="http://schemas.openxmlformats.org/officeDocument/2006/relationships/image" Target="media/image24.png"/><Relationship Id="rId40" Type="http://schemas.openxmlformats.org/officeDocument/2006/relationships/hyperlink" Target="http://www.qualityamerica.com/knowledgecente/index.ht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en.wikipedia.org/wiki/U-char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emf"/><Relationship Id="rId30" Type="http://schemas.openxmlformats.org/officeDocument/2006/relationships/hyperlink" Target="http://en.wikipedia.org/wiki/Xbar_and_R_chart" TargetMode="External"/><Relationship Id="rId35" Type="http://schemas.openxmlformats.org/officeDocument/2006/relationships/hyperlink" Target="http://en.wikipedia.org/wiki/C-chart"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en.wikipedia.org/wiki/P-chart" TargetMode="External"/><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7A0D65-3934-4CC6-81CC-28168F326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7694</Words>
  <Characters>43859</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Guidelines to Statistical Analysis</vt:lpstr>
    </vt:vector>
  </TitlesOfParts>
  <Company>TechnoBrainLtd</Company>
  <LinksUpToDate>false</LinksUpToDate>
  <CharactersWithSpaces>51451</CharactersWithSpaces>
  <SharedDoc>false</SharedDoc>
  <HLinks>
    <vt:vector size="258" baseType="variant">
      <vt:variant>
        <vt:i4>5505096</vt:i4>
      </vt:variant>
      <vt:variant>
        <vt:i4>276</vt:i4>
      </vt:variant>
      <vt:variant>
        <vt:i4>0</vt:i4>
      </vt:variant>
      <vt:variant>
        <vt:i4>5</vt:i4>
      </vt:variant>
      <vt:variant>
        <vt:lpwstr>http://www.spcpress.com/</vt:lpwstr>
      </vt:variant>
      <vt:variant>
        <vt:lpwstr/>
      </vt:variant>
      <vt:variant>
        <vt:i4>3801145</vt:i4>
      </vt:variant>
      <vt:variant>
        <vt:i4>273</vt:i4>
      </vt:variant>
      <vt:variant>
        <vt:i4>0</vt:i4>
      </vt:variant>
      <vt:variant>
        <vt:i4>5</vt:i4>
      </vt:variant>
      <vt:variant>
        <vt:lpwstr>http://www.qualityamerica.com/knowledgecente/index.htm</vt:lpwstr>
      </vt:variant>
      <vt:variant>
        <vt:lpwstr/>
      </vt:variant>
      <vt:variant>
        <vt:i4>5505037</vt:i4>
      </vt:variant>
      <vt:variant>
        <vt:i4>270</vt:i4>
      </vt:variant>
      <vt:variant>
        <vt:i4>0</vt:i4>
      </vt:variant>
      <vt:variant>
        <vt:i4>5</vt:i4>
      </vt:variant>
      <vt:variant>
        <vt:lpwstr>http://www.asq.org/learn-about-quality/data-collection-analysis-tools/overview/overview.html</vt:lpwstr>
      </vt:variant>
      <vt:variant>
        <vt:lpwstr/>
      </vt:variant>
      <vt:variant>
        <vt:i4>1638448</vt:i4>
      </vt:variant>
      <vt:variant>
        <vt:i4>236</vt:i4>
      </vt:variant>
      <vt:variant>
        <vt:i4>0</vt:i4>
      </vt:variant>
      <vt:variant>
        <vt:i4>5</vt:i4>
      </vt:variant>
      <vt:variant>
        <vt:lpwstr/>
      </vt:variant>
      <vt:variant>
        <vt:lpwstr>_Toc380076408</vt:lpwstr>
      </vt:variant>
      <vt:variant>
        <vt:i4>1638448</vt:i4>
      </vt:variant>
      <vt:variant>
        <vt:i4>230</vt:i4>
      </vt:variant>
      <vt:variant>
        <vt:i4>0</vt:i4>
      </vt:variant>
      <vt:variant>
        <vt:i4>5</vt:i4>
      </vt:variant>
      <vt:variant>
        <vt:lpwstr/>
      </vt:variant>
      <vt:variant>
        <vt:lpwstr>_Toc380076407</vt:lpwstr>
      </vt:variant>
      <vt:variant>
        <vt:i4>1638448</vt:i4>
      </vt:variant>
      <vt:variant>
        <vt:i4>224</vt:i4>
      </vt:variant>
      <vt:variant>
        <vt:i4>0</vt:i4>
      </vt:variant>
      <vt:variant>
        <vt:i4>5</vt:i4>
      </vt:variant>
      <vt:variant>
        <vt:lpwstr/>
      </vt:variant>
      <vt:variant>
        <vt:lpwstr>_Toc380076406</vt:lpwstr>
      </vt:variant>
      <vt:variant>
        <vt:i4>1638448</vt:i4>
      </vt:variant>
      <vt:variant>
        <vt:i4>218</vt:i4>
      </vt:variant>
      <vt:variant>
        <vt:i4>0</vt:i4>
      </vt:variant>
      <vt:variant>
        <vt:i4>5</vt:i4>
      </vt:variant>
      <vt:variant>
        <vt:lpwstr/>
      </vt:variant>
      <vt:variant>
        <vt:lpwstr>_Toc380076405</vt:lpwstr>
      </vt:variant>
      <vt:variant>
        <vt:i4>1638448</vt:i4>
      </vt:variant>
      <vt:variant>
        <vt:i4>212</vt:i4>
      </vt:variant>
      <vt:variant>
        <vt:i4>0</vt:i4>
      </vt:variant>
      <vt:variant>
        <vt:i4>5</vt:i4>
      </vt:variant>
      <vt:variant>
        <vt:lpwstr/>
      </vt:variant>
      <vt:variant>
        <vt:lpwstr>_Toc380076404</vt:lpwstr>
      </vt:variant>
      <vt:variant>
        <vt:i4>1638448</vt:i4>
      </vt:variant>
      <vt:variant>
        <vt:i4>206</vt:i4>
      </vt:variant>
      <vt:variant>
        <vt:i4>0</vt:i4>
      </vt:variant>
      <vt:variant>
        <vt:i4>5</vt:i4>
      </vt:variant>
      <vt:variant>
        <vt:lpwstr/>
      </vt:variant>
      <vt:variant>
        <vt:lpwstr>_Toc380076403</vt:lpwstr>
      </vt:variant>
      <vt:variant>
        <vt:i4>1638448</vt:i4>
      </vt:variant>
      <vt:variant>
        <vt:i4>200</vt:i4>
      </vt:variant>
      <vt:variant>
        <vt:i4>0</vt:i4>
      </vt:variant>
      <vt:variant>
        <vt:i4>5</vt:i4>
      </vt:variant>
      <vt:variant>
        <vt:lpwstr/>
      </vt:variant>
      <vt:variant>
        <vt:lpwstr>_Toc380076402</vt:lpwstr>
      </vt:variant>
      <vt:variant>
        <vt:i4>1638448</vt:i4>
      </vt:variant>
      <vt:variant>
        <vt:i4>194</vt:i4>
      </vt:variant>
      <vt:variant>
        <vt:i4>0</vt:i4>
      </vt:variant>
      <vt:variant>
        <vt:i4>5</vt:i4>
      </vt:variant>
      <vt:variant>
        <vt:lpwstr/>
      </vt:variant>
      <vt:variant>
        <vt:lpwstr>_Toc380076401</vt:lpwstr>
      </vt:variant>
      <vt:variant>
        <vt:i4>1638448</vt:i4>
      </vt:variant>
      <vt:variant>
        <vt:i4>188</vt:i4>
      </vt:variant>
      <vt:variant>
        <vt:i4>0</vt:i4>
      </vt:variant>
      <vt:variant>
        <vt:i4>5</vt:i4>
      </vt:variant>
      <vt:variant>
        <vt:lpwstr/>
      </vt:variant>
      <vt:variant>
        <vt:lpwstr>_Toc380076400</vt:lpwstr>
      </vt:variant>
      <vt:variant>
        <vt:i4>1048631</vt:i4>
      </vt:variant>
      <vt:variant>
        <vt:i4>182</vt:i4>
      </vt:variant>
      <vt:variant>
        <vt:i4>0</vt:i4>
      </vt:variant>
      <vt:variant>
        <vt:i4>5</vt:i4>
      </vt:variant>
      <vt:variant>
        <vt:lpwstr/>
      </vt:variant>
      <vt:variant>
        <vt:lpwstr>_Toc380076399</vt:lpwstr>
      </vt:variant>
      <vt:variant>
        <vt:i4>1048631</vt:i4>
      </vt:variant>
      <vt:variant>
        <vt:i4>176</vt:i4>
      </vt:variant>
      <vt:variant>
        <vt:i4>0</vt:i4>
      </vt:variant>
      <vt:variant>
        <vt:i4>5</vt:i4>
      </vt:variant>
      <vt:variant>
        <vt:lpwstr/>
      </vt:variant>
      <vt:variant>
        <vt:lpwstr>_Toc380076398</vt:lpwstr>
      </vt:variant>
      <vt:variant>
        <vt:i4>1048631</vt:i4>
      </vt:variant>
      <vt:variant>
        <vt:i4>170</vt:i4>
      </vt:variant>
      <vt:variant>
        <vt:i4>0</vt:i4>
      </vt:variant>
      <vt:variant>
        <vt:i4>5</vt:i4>
      </vt:variant>
      <vt:variant>
        <vt:lpwstr/>
      </vt:variant>
      <vt:variant>
        <vt:lpwstr>_Toc380076397</vt:lpwstr>
      </vt:variant>
      <vt:variant>
        <vt:i4>1048631</vt:i4>
      </vt:variant>
      <vt:variant>
        <vt:i4>164</vt:i4>
      </vt:variant>
      <vt:variant>
        <vt:i4>0</vt:i4>
      </vt:variant>
      <vt:variant>
        <vt:i4>5</vt:i4>
      </vt:variant>
      <vt:variant>
        <vt:lpwstr/>
      </vt:variant>
      <vt:variant>
        <vt:lpwstr>_Toc380076396</vt:lpwstr>
      </vt:variant>
      <vt:variant>
        <vt:i4>1048631</vt:i4>
      </vt:variant>
      <vt:variant>
        <vt:i4>158</vt:i4>
      </vt:variant>
      <vt:variant>
        <vt:i4>0</vt:i4>
      </vt:variant>
      <vt:variant>
        <vt:i4>5</vt:i4>
      </vt:variant>
      <vt:variant>
        <vt:lpwstr/>
      </vt:variant>
      <vt:variant>
        <vt:lpwstr>_Toc380076395</vt:lpwstr>
      </vt:variant>
      <vt:variant>
        <vt:i4>1048631</vt:i4>
      </vt:variant>
      <vt:variant>
        <vt:i4>152</vt:i4>
      </vt:variant>
      <vt:variant>
        <vt:i4>0</vt:i4>
      </vt:variant>
      <vt:variant>
        <vt:i4>5</vt:i4>
      </vt:variant>
      <vt:variant>
        <vt:lpwstr/>
      </vt:variant>
      <vt:variant>
        <vt:lpwstr>_Toc380076394</vt:lpwstr>
      </vt:variant>
      <vt:variant>
        <vt:i4>1048631</vt:i4>
      </vt:variant>
      <vt:variant>
        <vt:i4>146</vt:i4>
      </vt:variant>
      <vt:variant>
        <vt:i4>0</vt:i4>
      </vt:variant>
      <vt:variant>
        <vt:i4>5</vt:i4>
      </vt:variant>
      <vt:variant>
        <vt:lpwstr/>
      </vt:variant>
      <vt:variant>
        <vt:lpwstr>_Toc380076393</vt:lpwstr>
      </vt:variant>
      <vt:variant>
        <vt:i4>1048631</vt:i4>
      </vt:variant>
      <vt:variant>
        <vt:i4>140</vt:i4>
      </vt:variant>
      <vt:variant>
        <vt:i4>0</vt:i4>
      </vt:variant>
      <vt:variant>
        <vt:i4>5</vt:i4>
      </vt:variant>
      <vt:variant>
        <vt:lpwstr/>
      </vt:variant>
      <vt:variant>
        <vt:lpwstr>_Toc380076392</vt:lpwstr>
      </vt:variant>
      <vt:variant>
        <vt:i4>1048631</vt:i4>
      </vt:variant>
      <vt:variant>
        <vt:i4>134</vt:i4>
      </vt:variant>
      <vt:variant>
        <vt:i4>0</vt:i4>
      </vt:variant>
      <vt:variant>
        <vt:i4>5</vt:i4>
      </vt:variant>
      <vt:variant>
        <vt:lpwstr/>
      </vt:variant>
      <vt:variant>
        <vt:lpwstr>_Toc380076391</vt:lpwstr>
      </vt:variant>
      <vt:variant>
        <vt:i4>1048631</vt:i4>
      </vt:variant>
      <vt:variant>
        <vt:i4>128</vt:i4>
      </vt:variant>
      <vt:variant>
        <vt:i4>0</vt:i4>
      </vt:variant>
      <vt:variant>
        <vt:i4>5</vt:i4>
      </vt:variant>
      <vt:variant>
        <vt:lpwstr/>
      </vt:variant>
      <vt:variant>
        <vt:lpwstr>_Toc380076390</vt:lpwstr>
      </vt:variant>
      <vt:variant>
        <vt:i4>1114167</vt:i4>
      </vt:variant>
      <vt:variant>
        <vt:i4>122</vt:i4>
      </vt:variant>
      <vt:variant>
        <vt:i4>0</vt:i4>
      </vt:variant>
      <vt:variant>
        <vt:i4>5</vt:i4>
      </vt:variant>
      <vt:variant>
        <vt:lpwstr/>
      </vt:variant>
      <vt:variant>
        <vt:lpwstr>_Toc380076389</vt:lpwstr>
      </vt:variant>
      <vt:variant>
        <vt:i4>1114167</vt:i4>
      </vt:variant>
      <vt:variant>
        <vt:i4>116</vt:i4>
      </vt:variant>
      <vt:variant>
        <vt:i4>0</vt:i4>
      </vt:variant>
      <vt:variant>
        <vt:i4>5</vt:i4>
      </vt:variant>
      <vt:variant>
        <vt:lpwstr/>
      </vt:variant>
      <vt:variant>
        <vt:lpwstr>_Toc380076388</vt:lpwstr>
      </vt:variant>
      <vt:variant>
        <vt:i4>1114167</vt:i4>
      </vt:variant>
      <vt:variant>
        <vt:i4>110</vt:i4>
      </vt:variant>
      <vt:variant>
        <vt:i4>0</vt:i4>
      </vt:variant>
      <vt:variant>
        <vt:i4>5</vt:i4>
      </vt:variant>
      <vt:variant>
        <vt:lpwstr/>
      </vt:variant>
      <vt:variant>
        <vt:lpwstr>_Toc380076387</vt:lpwstr>
      </vt:variant>
      <vt:variant>
        <vt:i4>1114167</vt:i4>
      </vt:variant>
      <vt:variant>
        <vt:i4>104</vt:i4>
      </vt:variant>
      <vt:variant>
        <vt:i4>0</vt:i4>
      </vt:variant>
      <vt:variant>
        <vt:i4>5</vt:i4>
      </vt:variant>
      <vt:variant>
        <vt:lpwstr/>
      </vt:variant>
      <vt:variant>
        <vt:lpwstr>_Toc380076386</vt:lpwstr>
      </vt:variant>
      <vt:variant>
        <vt:i4>1114167</vt:i4>
      </vt:variant>
      <vt:variant>
        <vt:i4>98</vt:i4>
      </vt:variant>
      <vt:variant>
        <vt:i4>0</vt:i4>
      </vt:variant>
      <vt:variant>
        <vt:i4>5</vt:i4>
      </vt:variant>
      <vt:variant>
        <vt:lpwstr/>
      </vt:variant>
      <vt:variant>
        <vt:lpwstr>_Toc380076385</vt:lpwstr>
      </vt:variant>
      <vt:variant>
        <vt:i4>1114167</vt:i4>
      </vt:variant>
      <vt:variant>
        <vt:i4>92</vt:i4>
      </vt:variant>
      <vt:variant>
        <vt:i4>0</vt:i4>
      </vt:variant>
      <vt:variant>
        <vt:i4>5</vt:i4>
      </vt:variant>
      <vt:variant>
        <vt:lpwstr/>
      </vt:variant>
      <vt:variant>
        <vt:lpwstr>_Toc380076384</vt:lpwstr>
      </vt:variant>
      <vt:variant>
        <vt:i4>1114167</vt:i4>
      </vt:variant>
      <vt:variant>
        <vt:i4>86</vt:i4>
      </vt:variant>
      <vt:variant>
        <vt:i4>0</vt:i4>
      </vt:variant>
      <vt:variant>
        <vt:i4>5</vt:i4>
      </vt:variant>
      <vt:variant>
        <vt:lpwstr/>
      </vt:variant>
      <vt:variant>
        <vt:lpwstr>_Toc380076383</vt:lpwstr>
      </vt:variant>
      <vt:variant>
        <vt:i4>1114167</vt:i4>
      </vt:variant>
      <vt:variant>
        <vt:i4>80</vt:i4>
      </vt:variant>
      <vt:variant>
        <vt:i4>0</vt:i4>
      </vt:variant>
      <vt:variant>
        <vt:i4>5</vt:i4>
      </vt:variant>
      <vt:variant>
        <vt:lpwstr/>
      </vt:variant>
      <vt:variant>
        <vt:lpwstr>_Toc380076382</vt:lpwstr>
      </vt:variant>
      <vt:variant>
        <vt:i4>1114167</vt:i4>
      </vt:variant>
      <vt:variant>
        <vt:i4>74</vt:i4>
      </vt:variant>
      <vt:variant>
        <vt:i4>0</vt:i4>
      </vt:variant>
      <vt:variant>
        <vt:i4>5</vt:i4>
      </vt:variant>
      <vt:variant>
        <vt:lpwstr/>
      </vt:variant>
      <vt:variant>
        <vt:lpwstr>_Toc380076381</vt:lpwstr>
      </vt:variant>
      <vt:variant>
        <vt:i4>1114167</vt:i4>
      </vt:variant>
      <vt:variant>
        <vt:i4>68</vt:i4>
      </vt:variant>
      <vt:variant>
        <vt:i4>0</vt:i4>
      </vt:variant>
      <vt:variant>
        <vt:i4>5</vt:i4>
      </vt:variant>
      <vt:variant>
        <vt:lpwstr/>
      </vt:variant>
      <vt:variant>
        <vt:lpwstr>_Toc380076380</vt:lpwstr>
      </vt:variant>
      <vt:variant>
        <vt:i4>1966135</vt:i4>
      </vt:variant>
      <vt:variant>
        <vt:i4>62</vt:i4>
      </vt:variant>
      <vt:variant>
        <vt:i4>0</vt:i4>
      </vt:variant>
      <vt:variant>
        <vt:i4>5</vt:i4>
      </vt:variant>
      <vt:variant>
        <vt:lpwstr/>
      </vt:variant>
      <vt:variant>
        <vt:lpwstr>_Toc380076379</vt:lpwstr>
      </vt:variant>
      <vt:variant>
        <vt:i4>1966135</vt:i4>
      </vt:variant>
      <vt:variant>
        <vt:i4>56</vt:i4>
      </vt:variant>
      <vt:variant>
        <vt:i4>0</vt:i4>
      </vt:variant>
      <vt:variant>
        <vt:i4>5</vt:i4>
      </vt:variant>
      <vt:variant>
        <vt:lpwstr/>
      </vt:variant>
      <vt:variant>
        <vt:lpwstr>_Toc380076378</vt:lpwstr>
      </vt:variant>
      <vt:variant>
        <vt:i4>1966135</vt:i4>
      </vt:variant>
      <vt:variant>
        <vt:i4>50</vt:i4>
      </vt:variant>
      <vt:variant>
        <vt:i4>0</vt:i4>
      </vt:variant>
      <vt:variant>
        <vt:i4>5</vt:i4>
      </vt:variant>
      <vt:variant>
        <vt:lpwstr/>
      </vt:variant>
      <vt:variant>
        <vt:lpwstr>_Toc380076377</vt:lpwstr>
      </vt:variant>
      <vt:variant>
        <vt:i4>1966135</vt:i4>
      </vt:variant>
      <vt:variant>
        <vt:i4>44</vt:i4>
      </vt:variant>
      <vt:variant>
        <vt:i4>0</vt:i4>
      </vt:variant>
      <vt:variant>
        <vt:i4>5</vt:i4>
      </vt:variant>
      <vt:variant>
        <vt:lpwstr/>
      </vt:variant>
      <vt:variant>
        <vt:lpwstr>_Toc380076376</vt:lpwstr>
      </vt:variant>
      <vt:variant>
        <vt:i4>1966135</vt:i4>
      </vt:variant>
      <vt:variant>
        <vt:i4>38</vt:i4>
      </vt:variant>
      <vt:variant>
        <vt:i4>0</vt:i4>
      </vt:variant>
      <vt:variant>
        <vt:i4>5</vt:i4>
      </vt:variant>
      <vt:variant>
        <vt:lpwstr/>
      </vt:variant>
      <vt:variant>
        <vt:lpwstr>_Toc380076375</vt:lpwstr>
      </vt:variant>
      <vt:variant>
        <vt:i4>1966135</vt:i4>
      </vt:variant>
      <vt:variant>
        <vt:i4>32</vt:i4>
      </vt:variant>
      <vt:variant>
        <vt:i4>0</vt:i4>
      </vt:variant>
      <vt:variant>
        <vt:i4>5</vt:i4>
      </vt:variant>
      <vt:variant>
        <vt:lpwstr/>
      </vt:variant>
      <vt:variant>
        <vt:lpwstr>_Toc380076374</vt:lpwstr>
      </vt:variant>
      <vt:variant>
        <vt:i4>1966135</vt:i4>
      </vt:variant>
      <vt:variant>
        <vt:i4>26</vt:i4>
      </vt:variant>
      <vt:variant>
        <vt:i4>0</vt:i4>
      </vt:variant>
      <vt:variant>
        <vt:i4>5</vt:i4>
      </vt:variant>
      <vt:variant>
        <vt:lpwstr/>
      </vt:variant>
      <vt:variant>
        <vt:lpwstr>_Toc380076373</vt:lpwstr>
      </vt:variant>
      <vt:variant>
        <vt:i4>1966135</vt:i4>
      </vt:variant>
      <vt:variant>
        <vt:i4>20</vt:i4>
      </vt:variant>
      <vt:variant>
        <vt:i4>0</vt:i4>
      </vt:variant>
      <vt:variant>
        <vt:i4>5</vt:i4>
      </vt:variant>
      <vt:variant>
        <vt:lpwstr/>
      </vt:variant>
      <vt:variant>
        <vt:lpwstr>_Toc380076372</vt:lpwstr>
      </vt:variant>
      <vt:variant>
        <vt:i4>1966135</vt:i4>
      </vt:variant>
      <vt:variant>
        <vt:i4>14</vt:i4>
      </vt:variant>
      <vt:variant>
        <vt:i4>0</vt:i4>
      </vt:variant>
      <vt:variant>
        <vt:i4>5</vt:i4>
      </vt:variant>
      <vt:variant>
        <vt:lpwstr/>
      </vt:variant>
      <vt:variant>
        <vt:lpwstr>_Toc380076371</vt:lpwstr>
      </vt:variant>
      <vt:variant>
        <vt:i4>1966135</vt:i4>
      </vt:variant>
      <vt:variant>
        <vt:i4>8</vt:i4>
      </vt:variant>
      <vt:variant>
        <vt:i4>0</vt:i4>
      </vt:variant>
      <vt:variant>
        <vt:i4>5</vt:i4>
      </vt:variant>
      <vt:variant>
        <vt:lpwstr/>
      </vt:variant>
      <vt:variant>
        <vt:lpwstr>_Toc380076370</vt:lpwstr>
      </vt:variant>
      <vt:variant>
        <vt:i4>2031671</vt:i4>
      </vt:variant>
      <vt:variant>
        <vt:i4>2</vt:i4>
      </vt:variant>
      <vt:variant>
        <vt:i4>0</vt:i4>
      </vt:variant>
      <vt:variant>
        <vt:i4>5</vt:i4>
      </vt:variant>
      <vt:variant>
        <vt:lpwstr/>
      </vt:variant>
      <vt:variant>
        <vt:lpwstr>_Toc380076369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 to Statistical Analysis</dc:title>
  <dc:subject>Metrics &amp; Measurements</dc:subject>
  <dc:creator>Ankit Srivastava</dc:creator>
  <cp:lastModifiedBy>RAJASHREE MOHITE</cp:lastModifiedBy>
  <cp:revision>3</cp:revision>
  <cp:lastPrinted>2014-08-11T12:24:00Z</cp:lastPrinted>
  <dcterms:created xsi:type="dcterms:W3CDTF">2017-06-07T11:02:00Z</dcterms:created>
  <dcterms:modified xsi:type="dcterms:W3CDTF">2025-06-25T07:19:00Z</dcterms:modified>
</cp:coreProperties>
</file>